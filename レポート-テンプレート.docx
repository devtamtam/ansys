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DC8FC" w14:textId="47B13EDE" w:rsidR="005D3F8D" w:rsidRPr="005D3F8D" w:rsidRDefault="005D3F8D" w:rsidP="005D3F8D">
      <w:pPr>
        <w:wordWrap w:val="0"/>
        <w:snapToGrid w:val="0"/>
        <w:jc w:val="right"/>
        <w:rPr>
          <w:rFonts w:ascii="Times New Roman" w:hAnsi="Times New Roman" w:cs="Times New Roman"/>
          <w:sz w:val="24"/>
          <w:szCs w:val="28"/>
          <w:u w:val="single"/>
        </w:rPr>
      </w:pPr>
      <w:bookmarkStart w:id="0" w:name="_Hlk169491490"/>
      <w:bookmarkEnd w:id="0"/>
      <w:r w:rsidRPr="005D3F8D">
        <w:rPr>
          <w:rFonts w:ascii="Times New Roman" w:hAnsi="Times New Roman" w:cs="Times New Roman" w:hint="eastAsia"/>
          <w:sz w:val="24"/>
          <w:szCs w:val="28"/>
          <w:u w:val="single"/>
        </w:rPr>
        <w:t>提</w:t>
      </w:r>
      <w:r>
        <w:rPr>
          <w:rFonts w:ascii="Times New Roman" w:hAnsi="Times New Roman" w:cs="Times New Roman" w:hint="eastAsia"/>
          <w:sz w:val="24"/>
          <w:szCs w:val="28"/>
          <w:u w:val="single"/>
        </w:rPr>
        <w:t xml:space="preserve"> </w:t>
      </w:r>
      <w:r w:rsidRPr="005D3F8D">
        <w:rPr>
          <w:rFonts w:ascii="Times New Roman" w:hAnsi="Times New Roman" w:cs="Times New Roman" w:hint="eastAsia"/>
          <w:sz w:val="24"/>
          <w:szCs w:val="28"/>
          <w:u w:val="single"/>
        </w:rPr>
        <w:t>出</w:t>
      </w:r>
      <w:r>
        <w:rPr>
          <w:rFonts w:ascii="Times New Roman" w:hAnsi="Times New Roman" w:cs="Times New Roman" w:hint="eastAsia"/>
          <w:sz w:val="24"/>
          <w:szCs w:val="28"/>
          <w:u w:val="single"/>
        </w:rPr>
        <w:t xml:space="preserve"> </w:t>
      </w:r>
      <w:r w:rsidRPr="005D3F8D">
        <w:rPr>
          <w:rFonts w:ascii="Times New Roman" w:hAnsi="Times New Roman" w:cs="Times New Roman" w:hint="eastAsia"/>
          <w:sz w:val="24"/>
          <w:szCs w:val="28"/>
          <w:u w:val="single"/>
        </w:rPr>
        <w:t>日</w:t>
      </w:r>
      <w:r>
        <w:rPr>
          <w:rFonts w:ascii="Times New Roman" w:hAnsi="Times New Roman" w:cs="Times New Roman" w:hint="eastAsia"/>
          <w:sz w:val="24"/>
          <w:szCs w:val="28"/>
          <w:u w:val="single"/>
        </w:rPr>
        <w:t xml:space="preserve">：　</w:t>
      </w:r>
      <w:r w:rsidR="00201AAE">
        <w:rPr>
          <w:rFonts w:ascii="Times New Roman" w:hAnsi="Times New Roman" w:cs="Times New Roman" w:hint="eastAsia"/>
          <w:sz w:val="24"/>
          <w:szCs w:val="28"/>
          <w:u w:val="single"/>
        </w:rPr>
        <w:t>2024</w:t>
      </w:r>
      <w:r w:rsidR="00201AAE">
        <w:rPr>
          <w:rFonts w:ascii="Times New Roman" w:hAnsi="Times New Roman" w:cs="Times New Roman" w:hint="eastAsia"/>
          <w:sz w:val="24"/>
          <w:szCs w:val="28"/>
          <w:u w:val="single"/>
        </w:rPr>
        <w:t>６月</w:t>
      </w:r>
      <w:r w:rsidRPr="005D3F8D">
        <w:rPr>
          <w:rFonts w:ascii="Times New Roman" w:hAnsi="Times New Roman" w:cs="Times New Roman" w:hint="eastAsia"/>
          <w:sz w:val="24"/>
          <w:szCs w:val="28"/>
          <w:u w:val="single"/>
        </w:rPr>
        <w:t xml:space="preserve">　　　　</w:t>
      </w:r>
    </w:p>
    <w:p w14:paraId="668447C8" w14:textId="21E5675A" w:rsidR="00A643CD" w:rsidRPr="00BB713C" w:rsidRDefault="000C442D" w:rsidP="00644CC8">
      <w:pPr>
        <w:snapToGrid w:val="0"/>
        <w:jc w:val="center"/>
        <w:rPr>
          <w:rFonts w:ascii="Times New Roman" w:hAnsi="Times New Roman" w:cs="Times New Roman"/>
          <w:sz w:val="28"/>
          <w:szCs w:val="32"/>
        </w:rPr>
      </w:pPr>
      <w:r w:rsidRPr="00BB713C">
        <w:rPr>
          <w:rFonts w:ascii="Times New Roman" w:hAnsi="Times New Roman" w:cs="Times New Roman"/>
          <w:sz w:val="28"/>
          <w:szCs w:val="32"/>
        </w:rPr>
        <w:t>機械工学実験</w:t>
      </w:r>
      <w:r w:rsidR="004F44AF">
        <w:rPr>
          <w:rFonts w:ascii="Times New Roman" w:hAnsi="Times New Roman" w:cs="Times New Roman" w:hint="eastAsia"/>
          <w:sz w:val="28"/>
          <w:szCs w:val="32"/>
        </w:rPr>
        <w:t>レポート</w:t>
      </w:r>
    </w:p>
    <w:p w14:paraId="7BC2B47F" w14:textId="77777777" w:rsidR="000C442D" w:rsidRDefault="000C442D" w:rsidP="00644CC8">
      <w:pPr>
        <w:snapToGrid w:val="0"/>
        <w:jc w:val="center"/>
        <w:rPr>
          <w:rFonts w:ascii="Times New Roman" w:hAnsi="Times New Roman" w:cs="Times New Roman"/>
          <w:sz w:val="24"/>
          <w:szCs w:val="28"/>
        </w:rPr>
      </w:pPr>
      <w:r w:rsidRPr="00BB713C">
        <w:rPr>
          <w:rFonts w:ascii="Times New Roman" w:hAnsi="Times New Roman" w:cs="Times New Roman"/>
          <w:sz w:val="24"/>
          <w:szCs w:val="28"/>
        </w:rPr>
        <w:t>～</w:t>
      </w:r>
      <w:r w:rsidRPr="00BB713C">
        <w:rPr>
          <w:rFonts w:ascii="Times New Roman" w:hAnsi="Times New Roman" w:cs="Times New Roman"/>
          <w:sz w:val="24"/>
          <w:szCs w:val="28"/>
        </w:rPr>
        <w:t>FEM</w:t>
      </w:r>
      <w:r w:rsidRPr="00BB713C">
        <w:rPr>
          <w:rFonts w:ascii="Times New Roman" w:hAnsi="Times New Roman" w:cs="Times New Roman"/>
          <w:sz w:val="24"/>
          <w:szCs w:val="28"/>
        </w:rPr>
        <w:t>を用いた構造解析～</w:t>
      </w:r>
    </w:p>
    <w:p w14:paraId="77935B1A" w14:textId="77777777" w:rsidR="00F33460" w:rsidRDefault="00F33460" w:rsidP="00644CC8">
      <w:pPr>
        <w:snapToGrid w:val="0"/>
        <w:jc w:val="center"/>
        <w:rPr>
          <w:rFonts w:ascii="Times New Roman" w:hAnsi="Times New Roman" w:cs="Times New Roman"/>
          <w:sz w:val="24"/>
          <w:szCs w:val="28"/>
        </w:rPr>
      </w:pPr>
    </w:p>
    <w:p w14:paraId="6B1AF518" w14:textId="73109B99" w:rsidR="00F33460" w:rsidRPr="005D3F8D" w:rsidRDefault="00F33460" w:rsidP="00F33460">
      <w:pPr>
        <w:wordWrap w:val="0"/>
        <w:snapToGrid w:val="0"/>
        <w:jc w:val="right"/>
        <w:rPr>
          <w:rFonts w:ascii="Times New Roman" w:hAnsi="Times New Roman" w:cs="Times New Roman"/>
          <w:sz w:val="24"/>
          <w:szCs w:val="28"/>
          <w:u w:val="single"/>
        </w:rPr>
      </w:pPr>
      <w:r>
        <w:rPr>
          <w:rFonts w:ascii="Times New Roman" w:hAnsi="Times New Roman" w:cs="Times New Roman" w:hint="eastAsia"/>
          <w:sz w:val="24"/>
          <w:szCs w:val="28"/>
        </w:rPr>
        <w:t xml:space="preserve">　　　　　　　　</w:t>
      </w:r>
      <w:r w:rsidRPr="005D3F8D">
        <w:rPr>
          <w:rFonts w:ascii="Times New Roman" w:hAnsi="Times New Roman" w:cs="Times New Roman" w:hint="eastAsia"/>
          <w:sz w:val="24"/>
          <w:szCs w:val="28"/>
          <w:u w:val="single"/>
        </w:rPr>
        <w:t>学籍番号</w:t>
      </w:r>
      <w:r w:rsidR="005D3F8D">
        <w:rPr>
          <w:rFonts w:ascii="Times New Roman" w:hAnsi="Times New Roman" w:cs="Times New Roman" w:hint="eastAsia"/>
          <w:sz w:val="24"/>
          <w:szCs w:val="28"/>
          <w:u w:val="single"/>
        </w:rPr>
        <w:t>：</w:t>
      </w:r>
      <w:r w:rsidRPr="005D3F8D">
        <w:rPr>
          <w:rFonts w:ascii="Times New Roman" w:hAnsi="Times New Roman" w:cs="Times New Roman" w:hint="eastAsia"/>
          <w:sz w:val="24"/>
          <w:szCs w:val="28"/>
          <w:u w:val="single"/>
        </w:rPr>
        <w:t xml:space="preserve">　</w:t>
      </w:r>
      <w:r w:rsidR="00BB32F0">
        <w:rPr>
          <w:rFonts w:ascii="Times New Roman" w:hAnsi="Times New Roman" w:cs="Times New Roman" w:hint="eastAsia"/>
          <w:sz w:val="24"/>
          <w:szCs w:val="28"/>
          <w:u w:val="single"/>
        </w:rPr>
        <w:t>TB</w:t>
      </w:r>
      <w:r w:rsidR="00BB32F0">
        <w:rPr>
          <w:rFonts w:ascii="Times New Roman" w:hAnsi="Times New Roman" w:cs="Times New Roman"/>
          <w:sz w:val="24"/>
          <w:szCs w:val="28"/>
          <w:u w:val="single"/>
        </w:rPr>
        <w:t>22K070</w:t>
      </w:r>
      <w:r w:rsidRPr="005D3F8D">
        <w:rPr>
          <w:rFonts w:ascii="Times New Roman" w:hAnsi="Times New Roman" w:cs="Times New Roman" w:hint="eastAsia"/>
          <w:sz w:val="24"/>
          <w:szCs w:val="28"/>
          <w:u w:val="single"/>
        </w:rPr>
        <w:t xml:space="preserve">　　</w:t>
      </w:r>
    </w:p>
    <w:p w14:paraId="04399548" w14:textId="17665AC7" w:rsidR="00F33460" w:rsidRPr="005D3F8D" w:rsidRDefault="00F33460" w:rsidP="00F33460">
      <w:pPr>
        <w:wordWrap w:val="0"/>
        <w:snapToGrid w:val="0"/>
        <w:jc w:val="right"/>
        <w:rPr>
          <w:rFonts w:ascii="Times New Roman" w:hAnsi="Times New Roman" w:cs="Times New Roman"/>
          <w:sz w:val="24"/>
          <w:szCs w:val="28"/>
          <w:u w:val="single"/>
        </w:rPr>
      </w:pPr>
      <w:r>
        <w:rPr>
          <w:rFonts w:ascii="Times New Roman" w:hAnsi="Times New Roman" w:cs="Times New Roman" w:hint="eastAsia"/>
          <w:sz w:val="24"/>
          <w:szCs w:val="28"/>
        </w:rPr>
        <w:t xml:space="preserve">　　　　　　　　</w:t>
      </w:r>
      <w:r w:rsidRPr="005D3F8D">
        <w:rPr>
          <w:rFonts w:ascii="Times New Roman" w:hAnsi="Times New Roman" w:cs="Times New Roman" w:hint="eastAsia"/>
          <w:sz w:val="24"/>
          <w:szCs w:val="28"/>
          <w:u w:val="single"/>
        </w:rPr>
        <w:t>氏　　名</w:t>
      </w:r>
      <w:r w:rsidR="005D3F8D">
        <w:rPr>
          <w:rFonts w:ascii="Times New Roman" w:hAnsi="Times New Roman" w:cs="Times New Roman" w:hint="eastAsia"/>
          <w:sz w:val="24"/>
          <w:szCs w:val="28"/>
          <w:u w:val="single"/>
        </w:rPr>
        <w:t>：</w:t>
      </w:r>
      <w:r w:rsidRPr="005D3F8D">
        <w:rPr>
          <w:rFonts w:ascii="Times New Roman" w:hAnsi="Times New Roman" w:cs="Times New Roman" w:hint="eastAsia"/>
          <w:sz w:val="24"/>
          <w:szCs w:val="28"/>
          <w:u w:val="single"/>
        </w:rPr>
        <w:t xml:space="preserve">　</w:t>
      </w:r>
      <w:r w:rsidR="00BB32F0">
        <w:rPr>
          <w:rFonts w:ascii="Times New Roman" w:hAnsi="Times New Roman" w:cs="Times New Roman" w:hint="eastAsia"/>
          <w:sz w:val="24"/>
          <w:szCs w:val="28"/>
          <w:u w:val="single"/>
        </w:rPr>
        <w:t>田村彗智</w:t>
      </w:r>
      <w:r w:rsidRPr="005D3F8D">
        <w:rPr>
          <w:rFonts w:ascii="Times New Roman" w:hAnsi="Times New Roman" w:cs="Times New Roman" w:hint="eastAsia"/>
          <w:sz w:val="24"/>
          <w:szCs w:val="28"/>
          <w:u w:val="single"/>
        </w:rPr>
        <w:t xml:space="preserve">　　</w:t>
      </w:r>
    </w:p>
    <w:p w14:paraId="6BBADDD1" w14:textId="51F6AFBA" w:rsidR="00FF3C99" w:rsidRPr="00F7494F" w:rsidRDefault="000C442D" w:rsidP="00F7494F">
      <w:pPr>
        <w:rPr>
          <w:rFonts w:ascii="Times New Roman" w:hAnsi="Times New Roman" w:cs="Times New Roman"/>
        </w:rPr>
      </w:pPr>
      <w:r w:rsidRPr="00BB713C">
        <w:rPr>
          <w:rFonts w:ascii="Times New Roman" w:hAnsi="Times New Roman" w:cs="Times New Roman"/>
        </w:rPr>
        <w:t>１．実験の目的</w:t>
      </w:r>
      <w:r w:rsidR="00FF3C99">
        <w:rPr>
          <w:rFonts w:ascii="Times New Roman" w:hAnsi="Times New Roman" w:cs="Times New Roman" w:hint="eastAsia"/>
          <w:color w:val="FF0000"/>
        </w:rPr>
        <w:t>．</w:t>
      </w:r>
    </w:p>
    <w:p w14:paraId="49CDA466" w14:textId="19BE08B5" w:rsidR="00D4613F" w:rsidRPr="006E7AB0" w:rsidRDefault="00CD433F" w:rsidP="006E7AB0">
      <w:pPr>
        <w:ind w:left="840"/>
        <w:rPr>
          <w:rFonts w:ascii="Times New Roman" w:hAnsi="Times New Roman" w:cs="Times New Roman"/>
          <w:color w:val="0D0D0D" w:themeColor="text1" w:themeTint="F2"/>
        </w:rPr>
      </w:pPr>
      <w:r w:rsidRPr="006E7AB0">
        <w:rPr>
          <w:rFonts w:ascii="Times New Roman" w:hAnsi="Times New Roman" w:cs="Times New Roman" w:hint="eastAsia"/>
          <w:color w:val="0D0D0D" w:themeColor="text1" w:themeTint="F2"/>
        </w:rPr>
        <w:t>CAD</w:t>
      </w:r>
      <w:r w:rsidRPr="006E7AB0">
        <w:rPr>
          <w:rFonts w:ascii="Times New Roman" w:hAnsi="Times New Roman" w:cs="Times New Roman" w:hint="eastAsia"/>
          <w:color w:val="0D0D0D" w:themeColor="text1" w:themeTint="F2"/>
        </w:rPr>
        <w:t>を用いて</w:t>
      </w:r>
      <w:r w:rsidR="007117F5" w:rsidRPr="006E7AB0">
        <w:rPr>
          <w:rFonts w:ascii="Times New Roman" w:hAnsi="Times New Roman" w:cs="Times New Roman" w:hint="eastAsia"/>
          <w:color w:val="0D0D0D" w:themeColor="text1" w:themeTint="F2"/>
        </w:rPr>
        <w:t>描いた製品を</w:t>
      </w:r>
      <w:r w:rsidR="007117F5" w:rsidRPr="006E7AB0">
        <w:rPr>
          <w:rFonts w:ascii="Times New Roman" w:hAnsi="Times New Roman" w:cs="Times New Roman" w:hint="eastAsia"/>
          <w:color w:val="0D0D0D" w:themeColor="text1" w:themeTint="F2"/>
        </w:rPr>
        <w:t>CAE</w:t>
      </w:r>
      <w:r w:rsidR="007117F5" w:rsidRPr="006E7AB0">
        <w:rPr>
          <w:rFonts w:ascii="Times New Roman" w:hAnsi="Times New Roman" w:cs="Times New Roman" w:hint="eastAsia"/>
          <w:color w:val="0D0D0D" w:themeColor="text1" w:themeTint="F2"/>
        </w:rPr>
        <w:t>で</w:t>
      </w:r>
      <w:r w:rsidR="00D4613F" w:rsidRPr="006E7AB0">
        <w:rPr>
          <w:rFonts w:ascii="Times New Roman" w:hAnsi="Times New Roman" w:cs="Times New Roman" w:hint="eastAsia"/>
          <w:color w:val="0D0D0D" w:themeColor="text1" w:themeTint="F2"/>
        </w:rPr>
        <w:t>強度解析や変形解析を行うシミュレーション技術は「工業製品が耐用寿命まで目標とする性能を発揮できるか」を検証するために必要不可欠</w:t>
      </w:r>
      <w:r w:rsidR="00F7494F" w:rsidRPr="006E7AB0">
        <w:rPr>
          <w:rFonts w:ascii="Times New Roman" w:hAnsi="Times New Roman" w:cs="Times New Roman" w:hint="eastAsia"/>
          <w:color w:val="0D0D0D" w:themeColor="text1" w:themeTint="F2"/>
        </w:rPr>
        <w:t>である．</w:t>
      </w:r>
    </w:p>
    <w:p w14:paraId="386E998C" w14:textId="5B605F16" w:rsidR="000A27BD" w:rsidRPr="006E7AB0" w:rsidRDefault="006E7AB0" w:rsidP="006E7AB0">
      <w:pPr>
        <w:ind w:firstLine="840"/>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F</w:t>
      </w:r>
      <w:r w:rsidR="000A27BD" w:rsidRPr="006E7AB0">
        <w:rPr>
          <w:rFonts w:ascii="Times New Roman" w:hAnsi="Times New Roman" w:cs="Times New Roman" w:hint="eastAsia"/>
          <w:color w:val="0D0D0D" w:themeColor="text1" w:themeTint="F2"/>
        </w:rPr>
        <w:t>EM</w:t>
      </w:r>
      <w:r w:rsidR="000A27BD" w:rsidRPr="006E7AB0">
        <w:rPr>
          <w:rFonts w:ascii="Times New Roman" w:hAnsi="Times New Roman" w:cs="Times New Roman" w:hint="eastAsia"/>
          <w:color w:val="0D0D0D" w:themeColor="text1" w:themeTint="F2"/>
        </w:rPr>
        <w:t>（</w:t>
      </w:r>
      <w:r w:rsidR="000A27BD" w:rsidRPr="006E7AB0">
        <w:rPr>
          <w:rFonts w:ascii="Times New Roman" w:hAnsi="Times New Roman" w:cs="Times New Roman"/>
          <w:color w:val="0D0D0D" w:themeColor="text1" w:themeTint="F2"/>
        </w:rPr>
        <w:t>Finite Element Analysis</w:t>
      </w:r>
      <w:r w:rsidR="000A27BD" w:rsidRPr="006E7AB0">
        <w:rPr>
          <w:rFonts w:ascii="Times New Roman" w:hAnsi="Times New Roman" w:cs="Times New Roman" w:hint="eastAsia"/>
          <w:color w:val="0D0D0D" w:themeColor="text1" w:themeTint="F2"/>
        </w:rPr>
        <w:t>）は</w:t>
      </w:r>
      <w:r w:rsidR="000A27BD" w:rsidRPr="006E7AB0">
        <w:rPr>
          <w:rFonts w:ascii="Times New Roman" w:hAnsi="Times New Roman" w:cs="Times New Roman" w:hint="eastAsia"/>
          <w:color w:val="0D0D0D" w:themeColor="text1" w:themeTint="F2"/>
        </w:rPr>
        <w:t>CAE</w:t>
      </w:r>
      <w:r w:rsidR="000A27BD" w:rsidRPr="006E7AB0">
        <w:rPr>
          <w:rFonts w:ascii="Times New Roman" w:hAnsi="Times New Roman" w:cs="Times New Roman" w:hint="eastAsia"/>
          <w:color w:val="0D0D0D" w:themeColor="text1" w:themeTint="F2"/>
        </w:rPr>
        <w:t>の解析手法として広く用いられる。</w:t>
      </w:r>
    </w:p>
    <w:p w14:paraId="0D762DD8" w14:textId="79C8E6B7" w:rsidR="00D4613F" w:rsidRPr="006E7AB0" w:rsidRDefault="00FF3C99" w:rsidP="006E7AB0">
      <w:pPr>
        <w:ind w:left="708" w:firstLine="132"/>
        <w:rPr>
          <w:rFonts w:ascii="Times New Roman" w:hAnsi="Times New Roman" w:cs="Times New Roman"/>
          <w:color w:val="0D0D0D" w:themeColor="text1" w:themeTint="F2"/>
        </w:rPr>
      </w:pPr>
      <w:r w:rsidRPr="006E7AB0">
        <w:rPr>
          <w:rFonts w:ascii="Times New Roman" w:hAnsi="Times New Roman" w:cs="Times New Roman" w:hint="eastAsia"/>
          <w:color w:val="0D0D0D" w:themeColor="text1" w:themeTint="F2"/>
        </w:rPr>
        <w:t>今回の実験で</w:t>
      </w:r>
      <w:r w:rsidRPr="00BD449C">
        <w:rPr>
          <w:rFonts w:ascii="Times New Roman" w:hAnsi="Times New Roman" w:cs="Times New Roman" w:hint="eastAsia"/>
          <w:color w:val="0D0D0D" w:themeColor="text1" w:themeTint="F2"/>
        </w:rPr>
        <w:t>はりの曲げ問題を</w:t>
      </w:r>
      <w:r w:rsidRPr="006E7AB0">
        <w:rPr>
          <w:rFonts w:ascii="Times New Roman" w:hAnsi="Times New Roman" w:cs="Times New Roman" w:hint="eastAsia"/>
          <w:color w:val="0D0D0D" w:themeColor="text1" w:themeTint="F2"/>
        </w:rPr>
        <w:t>，</w:t>
      </w:r>
      <w:r w:rsidRPr="006E7AB0">
        <w:rPr>
          <w:rFonts w:ascii="Times New Roman" w:hAnsi="Times New Roman" w:cs="Times New Roman" w:hint="eastAsia"/>
          <w:color w:val="0D0D0D" w:themeColor="text1" w:themeTint="F2"/>
        </w:rPr>
        <w:t>FEM</w:t>
      </w:r>
      <w:r w:rsidRPr="006E7AB0">
        <w:rPr>
          <w:rFonts w:ascii="Times New Roman" w:hAnsi="Times New Roman" w:cs="Times New Roman" w:hint="eastAsia"/>
          <w:color w:val="0D0D0D" w:themeColor="text1" w:themeTint="F2"/>
        </w:rPr>
        <w:t>を用いて，解析する理由</w:t>
      </w:r>
      <w:r w:rsidR="00096795" w:rsidRPr="006E7AB0">
        <w:rPr>
          <w:rFonts w:ascii="Times New Roman" w:hAnsi="Times New Roman" w:cs="Times New Roman" w:hint="eastAsia"/>
          <w:color w:val="0D0D0D" w:themeColor="text1" w:themeTint="F2"/>
        </w:rPr>
        <w:t>は</w:t>
      </w:r>
      <w:r w:rsidR="00D4613F" w:rsidRPr="006E7AB0">
        <w:rPr>
          <w:rFonts w:ascii="Times New Roman" w:hAnsi="Times New Roman" w:cs="Times New Roman" w:hint="eastAsia"/>
          <w:color w:val="0D0D0D" w:themeColor="text1" w:themeTint="F2"/>
        </w:rPr>
        <w:t>「はり」は、建物だけではなく、車軸・橋・飛行機の翼など機械・構造物に見出される重要な構成要素であり、材料力学で最も重要かつ有用な</w:t>
      </w:r>
      <w:r w:rsidR="006E7AB0" w:rsidRPr="006E7AB0">
        <w:rPr>
          <w:rFonts w:ascii="Times New Roman" w:hAnsi="Times New Roman" w:cs="Times New Roman" w:hint="eastAsia"/>
          <w:color w:val="0D0D0D" w:themeColor="text1" w:themeTint="F2"/>
        </w:rPr>
        <w:t>項目であるからである．</w:t>
      </w:r>
    </w:p>
    <w:p w14:paraId="1012AC56" w14:textId="77777777" w:rsidR="00D4613F" w:rsidRPr="006E7AB0" w:rsidRDefault="00D4613F" w:rsidP="00D4613F">
      <w:pPr>
        <w:ind w:firstLineChars="337" w:firstLine="708"/>
        <w:rPr>
          <w:rFonts w:ascii="Times New Roman" w:hAnsi="Times New Roman" w:cs="Times New Roman"/>
          <w:color w:val="0D0D0D" w:themeColor="text1" w:themeTint="F2"/>
        </w:rPr>
      </w:pPr>
    </w:p>
    <w:p w14:paraId="3FD279D3" w14:textId="0A74877C" w:rsidR="00D4613F" w:rsidRDefault="00D4613F" w:rsidP="007E6AD2">
      <w:pPr>
        <w:ind w:left="708"/>
        <w:rPr>
          <w:rFonts w:ascii="Times New Roman" w:hAnsi="Times New Roman" w:cs="Times New Roman"/>
        </w:rPr>
      </w:pPr>
      <w:r>
        <w:rPr>
          <w:rFonts w:ascii="Times New Roman" w:hAnsi="Times New Roman" w:cs="Times New Roman" w:hint="eastAsia"/>
        </w:rPr>
        <w:t>FEM</w:t>
      </w:r>
      <w:r>
        <w:rPr>
          <w:rFonts w:ascii="Times New Roman" w:hAnsi="Times New Roman" w:cs="Times New Roman" w:hint="eastAsia"/>
        </w:rPr>
        <w:t>は</w:t>
      </w:r>
      <w:r w:rsidRPr="00D4613F">
        <w:rPr>
          <w:rFonts w:ascii="Times New Roman" w:hAnsi="Times New Roman" w:cs="Times New Roman" w:hint="eastAsia"/>
        </w:rPr>
        <w:t>実際の製品を近似的にモデル化したものを用いており，必ず誤差が生じ</w:t>
      </w:r>
      <w:r>
        <w:rPr>
          <w:rFonts w:ascii="Times New Roman" w:hAnsi="Times New Roman" w:cs="Times New Roman" w:hint="eastAsia"/>
        </w:rPr>
        <w:t>る</w:t>
      </w:r>
      <w:r w:rsidRPr="00D4613F">
        <w:rPr>
          <w:rFonts w:ascii="Times New Roman" w:hAnsi="Times New Roman" w:cs="Times New Roman" w:hint="eastAsia"/>
        </w:rPr>
        <w:t>．よって，その誤差が</w:t>
      </w:r>
      <w:r>
        <w:rPr>
          <w:rFonts w:ascii="Times New Roman" w:hAnsi="Times New Roman" w:cs="Times New Roman" w:hint="eastAsia"/>
        </w:rPr>
        <w:t xml:space="preserve">　　　　</w:t>
      </w:r>
      <w:r w:rsidRPr="00D4613F">
        <w:rPr>
          <w:rFonts w:ascii="Times New Roman" w:hAnsi="Times New Roman" w:cs="Times New Roman" w:hint="eastAsia"/>
        </w:rPr>
        <w:t>どの程度であるかを検証することは極めて重要であ</w:t>
      </w:r>
      <w:r>
        <w:rPr>
          <w:rFonts w:ascii="Times New Roman" w:hAnsi="Times New Roman" w:cs="Times New Roman" w:hint="eastAsia"/>
        </w:rPr>
        <w:t>る。それを理解して使いこなすために、有用性を検証するためにどのようにシミュレーション結果をどのような点に注意して評価すればよいかを学習する。</w:t>
      </w:r>
    </w:p>
    <w:p w14:paraId="1C00479B" w14:textId="77777777" w:rsidR="00FF3C99" w:rsidRDefault="00FF3C99">
      <w:pPr>
        <w:rPr>
          <w:rFonts w:ascii="Times New Roman" w:hAnsi="Times New Roman" w:cs="Times New Roman"/>
        </w:rPr>
      </w:pPr>
    </w:p>
    <w:p w14:paraId="51C7D375" w14:textId="77777777" w:rsidR="000C442D" w:rsidRPr="00BB713C" w:rsidRDefault="000C442D">
      <w:pPr>
        <w:rPr>
          <w:rFonts w:ascii="Times New Roman" w:hAnsi="Times New Roman" w:cs="Times New Roman"/>
        </w:rPr>
      </w:pPr>
      <w:r w:rsidRPr="00BB713C">
        <w:rPr>
          <w:rFonts w:ascii="Times New Roman" w:hAnsi="Times New Roman" w:cs="Times New Roman"/>
        </w:rPr>
        <w:t>２．実験課題</w:t>
      </w:r>
    </w:p>
    <w:p w14:paraId="473B67C9" w14:textId="70C81FA2" w:rsidR="000C442D" w:rsidRPr="00A7144E" w:rsidRDefault="000C442D">
      <w:pPr>
        <w:rPr>
          <w:rFonts w:ascii="Times New Roman" w:hAnsi="Times New Roman" w:cs="Times New Roman"/>
        </w:rPr>
      </w:pPr>
      <w:r w:rsidRPr="00BB713C">
        <w:rPr>
          <w:rFonts w:ascii="Times New Roman" w:hAnsi="Times New Roman" w:cs="Times New Roman"/>
        </w:rPr>
        <w:t xml:space="preserve">　課題</w:t>
      </w:r>
      <w:r w:rsidRPr="00BB713C">
        <w:rPr>
          <w:rFonts w:ascii="Times New Roman" w:hAnsi="Times New Roman" w:cs="Times New Roman"/>
        </w:rPr>
        <w:t>Ⅰ</w:t>
      </w:r>
      <w:r w:rsidRPr="00BB713C">
        <w:rPr>
          <w:rFonts w:ascii="Times New Roman" w:hAnsi="Times New Roman" w:cs="Times New Roman"/>
        </w:rPr>
        <w:t xml:space="preserve">　集中荷重を受ける片持ちはり</w:t>
      </w:r>
      <w:r w:rsidR="00CA7B05">
        <w:rPr>
          <w:rFonts w:ascii="Times New Roman" w:hAnsi="Times New Roman" w:cs="Times New Roman" w:hint="eastAsia"/>
        </w:rPr>
        <w:t>の</w:t>
      </w:r>
      <w:r w:rsidR="00DC63D9">
        <w:rPr>
          <w:rFonts w:ascii="Times New Roman" w:hAnsi="Times New Roman" w:cs="Times New Roman" w:hint="eastAsia"/>
        </w:rPr>
        <w:t>たわみ曲線，</w:t>
      </w:r>
      <w:r w:rsidR="006C5135">
        <w:rPr>
          <w:rFonts w:ascii="Times New Roman" w:hAnsi="Times New Roman" w:cs="Times New Roman" w:hint="eastAsia"/>
        </w:rPr>
        <w:t>曲げ応力を</w:t>
      </w:r>
      <w:r w:rsidR="006C5135">
        <w:rPr>
          <w:rFonts w:ascii="Times New Roman" w:hAnsi="Times New Roman" w:cs="Times New Roman" w:hint="eastAsia"/>
        </w:rPr>
        <w:t>FEM</w:t>
      </w:r>
      <w:r w:rsidR="006C5135">
        <w:rPr>
          <w:rFonts w:ascii="Times New Roman" w:hAnsi="Times New Roman" w:cs="Times New Roman" w:hint="eastAsia"/>
        </w:rPr>
        <w:t>で解析して，理論値と比較する</w:t>
      </w:r>
    </w:p>
    <w:p w14:paraId="4D096907" w14:textId="77777777" w:rsidR="000C442D" w:rsidRPr="00BB713C" w:rsidRDefault="000C442D">
      <w:pPr>
        <w:rPr>
          <w:rFonts w:ascii="Times New Roman" w:hAnsi="Times New Roman" w:cs="Times New Roman"/>
        </w:rPr>
      </w:pPr>
      <w:r w:rsidRPr="00BB713C">
        <w:rPr>
          <w:rFonts w:ascii="Times New Roman" w:hAnsi="Times New Roman" w:cs="Times New Roman"/>
          <w:noProof/>
        </w:rPr>
        <w:drawing>
          <wp:anchor distT="0" distB="0" distL="114300" distR="114300" simplePos="0" relativeHeight="251658240" behindDoc="0" locked="0" layoutInCell="1" allowOverlap="1" wp14:anchorId="018A09F7" wp14:editId="72BC15EE">
            <wp:simplePos x="0" y="0"/>
            <wp:positionH relativeFrom="column">
              <wp:posOffset>813766</wp:posOffset>
            </wp:positionH>
            <wp:positionV relativeFrom="paragraph">
              <wp:posOffset>154305</wp:posOffset>
            </wp:positionV>
            <wp:extent cx="2912110" cy="997585"/>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2110" cy="99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0F17AB" w14:textId="77777777" w:rsidR="000C442D" w:rsidRPr="00BB713C" w:rsidRDefault="000C442D">
      <w:pPr>
        <w:rPr>
          <w:rFonts w:ascii="Times New Roman" w:hAnsi="Times New Roman" w:cs="Times New Roman"/>
        </w:rPr>
      </w:pPr>
    </w:p>
    <w:p w14:paraId="470BEB10" w14:textId="77777777" w:rsidR="000C442D" w:rsidRPr="00BB713C" w:rsidRDefault="000C442D">
      <w:pPr>
        <w:rPr>
          <w:rFonts w:ascii="Times New Roman" w:hAnsi="Times New Roman" w:cs="Times New Roman"/>
        </w:rPr>
      </w:pPr>
    </w:p>
    <w:p w14:paraId="2F45AD0A" w14:textId="77777777" w:rsidR="000C442D" w:rsidRPr="00BB713C" w:rsidRDefault="000C442D">
      <w:pPr>
        <w:rPr>
          <w:rFonts w:ascii="Times New Roman" w:hAnsi="Times New Roman" w:cs="Times New Roman"/>
        </w:rPr>
      </w:pPr>
    </w:p>
    <w:p w14:paraId="1F0C2583" w14:textId="77777777" w:rsidR="000C442D" w:rsidRPr="00BB713C" w:rsidRDefault="000C442D">
      <w:pPr>
        <w:rPr>
          <w:rFonts w:ascii="Times New Roman" w:hAnsi="Times New Roman" w:cs="Times New Roman"/>
        </w:rPr>
      </w:pPr>
    </w:p>
    <w:p w14:paraId="3007D401" w14:textId="77777777" w:rsidR="000C442D" w:rsidRPr="00BB713C" w:rsidRDefault="000C442D">
      <w:pPr>
        <w:rPr>
          <w:rFonts w:ascii="Times New Roman" w:hAnsi="Times New Roman" w:cs="Times New Roman"/>
        </w:rPr>
      </w:pPr>
      <w:r w:rsidRPr="00BB713C">
        <w:rPr>
          <w:rFonts w:ascii="Times New Roman" w:hAnsi="Times New Roman" w:cs="Times New Roman"/>
        </w:rPr>
        <w:t xml:space="preserve">　　　　　　　図</w:t>
      </w:r>
      <w:r w:rsidRPr="00BB713C">
        <w:rPr>
          <w:rFonts w:ascii="Times New Roman" w:hAnsi="Times New Roman" w:cs="Times New Roman"/>
        </w:rPr>
        <w:t>2-1</w:t>
      </w:r>
      <w:r w:rsidRPr="00BB713C">
        <w:rPr>
          <w:rFonts w:ascii="Times New Roman" w:hAnsi="Times New Roman" w:cs="Times New Roman"/>
        </w:rPr>
        <w:t xml:space="preserve">　</w:t>
      </w:r>
      <w:r w:rsidR="00AE5563" w:rsidRPr="00BB713C">
        <w:rPr>
          <w:rFonts w:ascii="Times New Roman" w:hAnsi="Times New Roman" w:cs="Times New Roman"/>
        </w:rPr>
        <w:t>集中荷重を受ける片持ちはり</w:t>
      </w:r>
    </w:p>
    <w:p w14:paraId="375CF3CB" w14:textId="77777777" w:rsidR="00FB4166" w:rsidRDefault="00FB4166">
      <w:pPr>
        <w:rPr>
          <w:rFonts w:ascii="Times New Roman" w:hAnsi="Times New Roman" w:cs="Times New Roman"/>
        </w:rPr>
      </w:pPr>
    </w:p>
    <w:p w14:paraId="04018CE4" w14:textId="41C4DFCE" w:rsidR="000C442D" w:rsidRPr="00BB713C" w:rsidRDefault="000C442D">
      <w:pPr>
        <w:rPr>
          <w:rFonts w:ascii="Times New Roman" w:hAnsi="Times New Roman" w:cs="Times New Roman"/>
        </w:rPr>
      </w:pPr>
      <w:r w:rsidRPr="00BB713C">
        <w:rPr>
          <w:rFonts w:ascii="Times New Roman" w:hAnsi="Times New Roman" w:cs="Times New Roman"/>
        </w:rPr>
        <w:t xml:space="preserve">　課題</w:t>
      </w:r>
      <w:r w:rsidRPr="00BB713C">
        <w:rPr>
          <w:rFonts w:ascii="Times New Roman" w:hAnsi="Times New Roman" w:cs="Times New Roman"/>
        </w:rPr>
        <w:t>Ⅱ</w:t>
      </w:r>
      <w:r w:rsidR="00FB4166">
        <w:rPr>
          <w:rFonts w:ascii="Times New Roman" w:hAnsi="Times New Roman" w:cs="Times New Roman" w:hint="eastAsia"/>
        </w:rPr>
        <w:t xml:space="preserve">　</w:t>
      </w:r>
      <w:r w:rsidR="006C5135" w:rsidRPr="00BB713C">
        <w:rPr>
          <w:rFonts w:ascii="Times New Roman" w:hAnsi="Times New Roman" w:cs="Times New Roman"/>
        </w:rPr>
        <w:t>集中荷重を受ける片持ちはり</w:t>
      </w:r>
      <w:r w:rsidR="006C5135">
        <w:rPr>
          <w:rFonts w:ascii="Times New Roman" w:hAnsi="Times New Roman" w:cs="Times New Roman" w:hint="eastAsia"/>
        </w:rPr>
        <w:t>のたわみ曲線，曲げ応力を</w:t>
      </w:r>
      <w:r w:rsidR="006C5135">
        <w:rPr>
          <w:rFonts w:ascii="Times New Roman" w:hAnsi="Times New Roman" w:cs="Times New Roman" w:hint="eastAsia"/>
        </w:rPr>
        <w:t>FEM</w:t>
      </w:r>
      <w:r w:rsidR="006C5135">
        <w:rPr>
          <w:rFonts w:ascii="Times New Roman" w:hAnsi="Times New Roman" w:cs="Times New Roman" w:hint="eastAsia"/>
        </w:rPr>
        <w:t>で解析して，理論値と比較する</w:t>
      </w:r>
    </w:p>
    <w:p w14:paraId="4A86A7A5" w14:textId="77777777" w:rsidR="000C442D" w:rsidRDefault="000C442D">
      <w:pPr>
        <w:rPr>
          <w:rFonts w:ascii="Times New Roman" w:hAnsi="Times New Roman" w:cs="Times New Roman"/>
        </w:rPr>
      </w:pPr>
    </w:p>
    <w:p w14:paraId="7DCF96AB" w14:textId="23F52DB0" w:rsidR="00B00D5C" w:rsidRDefault="00B00D5C" w:rsidP="00B00D5C">
      <w:pPr>
        <w:jc w:val="center"/>
        <w:rPr>
          <w:rFonts w:ascii="Times New Roman" w:hAnsi="Times New Roman" w:cs="Times New Roman"/>
        </w:rPr>
      </w:pPr>
      <w:r>
        <w:rPr>
          <w:rFonts w:ascii="Times New Roman" w:hAnsi="Times New Roman" w:cs="Times New Roman"/>
          <w:noProof/>
        </w:rPr>
        <w:drawing>
          <wp:inline distT="0" distB="0" distL="0" distR="0" wp14:anchorId="0000C462" wp14:editId="6A0D86B1">
            <wp:extent cx="4159248" cy="1304014"/>
            <wp:effectExtent l="0" t="0" r="0" b="0"/>
            <wp:docPr id="1734560617"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60617" name="図 1" descr="ダイアグラム&#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4179817" cy="1310463"/>
                    </a:xfrm>
                    <a:prstGeom prst="rect">
                      <a:avLst/>
                    </a:prstGeom>
                  </pic:spPr>
                </pic:pic>
              </a:graphicData>
            </a:graphic>
          </wp:inline>
        </w:drawing>
      </w:r>
    </w:p>
    <w:p w14:paraId="55DB5B52" w14:textId="245C7A0E" w:rsidR="00B00D5C" w:rsidRPr="00BB713C" w:rsidRDefault="00B00D5C" w:rsidP="00B00D5C">
      <w:pPr>
        <w:jc w:val="center"/>
        <w:rPr>
          <w:rFonts w:ascii="Times New Roman" w:hAnsi="Times New Roman" w:cs="Times New Roman"/>
        </w:rPr>
      </w:pPr>
      <w:r w:rsidRPr="00BB713C">
        <w:rPr>
          <w:rFonts w:ascii="Times New Roman" w:hAnsi="Times New Roman" w:cs="Times New Roman"/>
        </w:rPr>
        <w:t>図</w:t>
      </w:r>
      <w:r w:rsidRPr="00BB713C">
        <w:rPr>
          <w:rFonts w:ascii="Times New Roman" w:hAnsi="Times New Roman" w:cs="Times New Roman"/>
        </w:rPr>
        <w:t>2-</w:t>
      </w:r>
      <w:r>
        <w:rPr>
          <w:rFonts w:ascii="Times New Roman" w:hAnsi="Times New Roman" w:cs="Times New Roman" w:hint="eastAsia"/>
        </w:rPr>
        <w:t>2</w:t>
      </w:r>
      <w:r w:rsidRPr="00BB713C">
        <w:rPr>
          <w:rFonts w:ascii="Times New Roman" w:hAnsi="Times New Roman" w:cs="Times New Roman"/>
        </w:rPr>
        <w:t xml:space="preserve">　</w:t>
      </w:r>
      <w:r>
        <w:rPr>
          <w:rFonts w:ascii="Times New Roman" w:hAnsi="Times New Roman" w:cs="Times New Roman" w:hint="eastAsia"/>
        </w:rPr>
        <w:t>等分布</w:t>
      </w:r>
      <w:r w:rsidRPr="00BB713C">
        <w:rPr>
          <w:rFonts w:ascii="Times New Roman" w:hAnsi="Times New Roman" w:cs="Times New Roman"/>
        </w:rPr>
        <w:t>荷重を受ける片持ちはり</w:t>
      </w:r>
    </w:p>
    <w:p w14:paraId="28CCDA31" w14:textId="77777777" w:rsidR="00B00D5C" w:rsidRDefault="00B00D5C">
      <w:pPr>
        <w:rPr>
          <w:rFonts w:ascii="Times New Roman" w:hAnsi="Times New Roman" w:cs="Times New Roman"/>
        </w:rPr>
      </w:pPr>
    </w:p>
    <w:p w14:paraId="5A32A673" w14:textId="77777777" w:rsidR="009708FF" w:rsidRPr="00BB713C" w:rsidRDefault="009708FF">
      <w:pPr>
        <w:rPr>
          <w:rFonts w:ascii="Times New Roman" w:hAnsi="Times New Roman" w:cs="Times New Roman"/>
        </w:rPr>
      </w:pPr>
    </w:p>
    <w:p w14:paraId="2ADA5436" w14:textId="79D22A2C" w:rsidR="000C442D" w:rsidRPr="00BB713C" w:rsidRDefault="000C442D">
      <w:pPr>
        <w:rPr>
          <w:rFonts w:ascii="Times New Roman" w:hAnsi="Times New Roman" w:cs="Times New Roman"/>
        </w:rPr>
      </w:pPr>
      <w:r w:rsidRPr="00BB713C">
        <w:rPr>
          <w:rFonts w:ascii="Times New Roman" w:hAnsi="Times New Roman" w:cs="Times New Roman"/>
        </w:rPr>
        <w:t xml:space="preserve">　課題</w:t>
      </w:r>
      <w:r w:rsidRPr="00BB713C">
        <w:rPr>
          <w:rFonts w:ascii="Times New Roman" w:hAnsi="Times New Roman" w:cs="Times New Roman"/>
        </w:rPr>
        <w:t>Ⅲ</w:t>
      </w:r>
      <w:r w:rsidR="00FB4166">
        <w:rPr>
          <w:rFonts w:ascii="Times New Roman" w:hAnsi="Times New Roman" w:cs="Times New Roman" w:hint="eastAsia"/>
        </w:rPr>
        <w:t xml:space="preserve">　</w:t>
      </w:r>
      <w:r w:rsidR="006C5135" w:rsidRPr="00BB713C">
        <w:rPr>
          <w:rFonts w:ascii="Times New Roman" w:hAnsi="Times New Roman" w:cs="Times New Roman"/>
        </w:rPr>
        <w:t>集中荷重を受ける片持ちはり</w:t>
      </w:r>
      <w:r w:rsidR="006C5135">
        <w:rPr>
          <w:rFonts w:ascii="Times New Roman" w:hAnsi="Times New Roman" w:cs="Times New Roman" w:hint="eastAsia"/>
        </w:rPr>
        <w:t>のたわみ曲線，曲げ応力を</w:t>
      </w:r>
      <w:r w:rsidR="006C5135">
        <w:rPr>
          <w:rFonts w:ascii="Times New Roman" w:hAnsi="Times New Roman" w:cs="Times New Roman" w:hint="eastAsia"/>
        </w:rPr>
        <w:t>FEM</w:t>
      </w:r>
      <w:r w:rsidR="006C5135">
        <w:rPr>
          <w:rFonts w:ascii="Times New Roman" w:hAnsi="Times New Roman" w:cs="Times New Roman" w:hint="eastAsia"/>
        </w:rPr>
        <w:t>で解析して，理論値と比較する</w:t>
      </w:r>
    </w:p>
    <w:p w14:paraId="14DD6B58" w14:textId="7B15AB7E" w:rsidR="000C442D" w:rsidRDefault="00E24F34" w:rsidP="00E24F3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9610A92" wp14:editId="3A0823A2">
            <wp:extent cx="4178069" cy="1264257"/>
            <wp:effectExtent l="0" t="0" r="0" b="0"/>
            <wp:docPr id="146519238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92389" name="図 1465192389"/>
                    <pic:cNvPicPr/>
                  </pic:nvPicPr>
                  <pic:blipFill>
                    <a:blip r:embed="rId13">
                      <a:extLst>
                        <a:ext uri="{28A0092B-C50C-407E-A947-70E740481C1C}">
                          <a14:useLocalDpi xmlns:a14="http://schemas.microsoft.com/office/drawing/2010/main" val="0"/>
                        </a:ext>
                      </a:extLst>
                    </a:blip>
                    <a:stretch>
                      <a:fillRect/>
                    </a:stretch>
                  </pic:blipFill>
                  <pic:spPr>
                    <a:xfrm>
                      <a:off x="0" y="0"/>
                      <a:ext cx="4197047" cy="1270000"/>
                    </a:xfrm>
                    <a:prstGeom prst="rect">
                      <a:avLst/>
                    </a:prstGeom>
                  </pic:spPr>
                </pic:pic>
              </a:graphicData>
            </a:graphic>
          </wp:inline>
        </w:drawing>
      </w:r>
    </w:p>
    <w:p w14:paraId="412E87AB" w14:textId="494A2212" w:rsidR="00B00D5C" w:rsidRDefault="00B00D5C" w:rsidP="00E24F34">
      <w:pPr>
        <w:jc w:val="center"/>
        <w:rPr>
          <w:rFonts w:ascii="Times New Roman" w:hAnsi="Times New Roman" w:cs="Times New Roman" w:hint="eastAsia"/>
        </w:rPr>
      </w:pPr>
      <w:r>
        <w:rPr>
          <w:rFonts w:ascii="Times New Roman" w:hAnsi="Times New Roman" w:cs="Times New Roman" w:hint="eastAsia"/>
        </w:rPr>
        <w:t>図</w:t>
      </w:r>
      <w:r>
        <w:rPr>
          <w:rFonts w:ascii="Times New Roman" w:hAnsi="Times New Roman" w:cs="Times New Roman" w:hint="eastAsia"/>
        </w:rPr>
        <w:t xml:space="preserve">2-3 </w:t>
      </w:r>
      <w:r>
        <w:rPr>
          <w:rFonts w:ascii="Times New Roman" w:hAnsi="Times New Roman" w:cs="Times New Roman" w:hint="eastAsia"/>
        </w:rPr>
        <w:t>等分布荷重を受ける単純支持はり</w:t>
      </w:r>
    </w:p>
    <w:p w14:paraId="6E4083F1" w14:textId="77777777" w:rsidR="00B00D5C" w:rsidRDefault="00B00D5C">
      <w:pPr>
        <w:rPr>
          <w:rFonts w:ascii="Times New Roman" w:hAnsi="Times New Roman" w:cs="Times New Roman"/>
        </w:rPr>
      </w:pPr>
    </w:p>
    <w:p w14:paraId="0D6BCCA3" w14:textId="77777777" w:rsidR="00FF3C99" w:rsidRPr="00BB713C" w:rsidRDefault="00FF3C99" w:rsidP="00FF3C99">
      <w:pPr>
        <w:rPr>
          <w:rFonts w:ascii="Times New Roman" w:hAnsi="Times New Roman" w:cs="Times New Roman"/>
        </w:rPr>
      </w:pPr>
      <w:r w:rsidRPr="00BB713C">
        <w:rPr>
          <w:rFonts w:ascii="Times New Roman" w:hAnsi="Times New Roman" w:cs="Times New Roman"/>
        </w:rPr>
        <w:t>３．</w:t>
      </w:r>
      <w:r w:rsidR="00151640">
        <w:rPr>
          <w:rFonts w:ascii="Times New Roman" w:hAnsi="Times New Roman" w:cs="Times New Roman" w:hint="eastAsia"/>
        </w:rPr>
        <w:t>たわみ曲線と曲げ応力に関する理論解の導出</w:t>
      </w:r>
    </w:p>
    <w:p w14:paraId="7B964F7F" w14:textId="77777777" w:rsidR="00151640" w:rsidRDefault="00151640" w:rsidP="00151640">
      <w:pPr>
        <w:ind w:leftChars="100" w:left="1275" w:hangingChars="507" w:hanging="1065"/>
        <w:rPr>
          <w:rFonts w:ascii="Times New Roman" w:hAnsi="Times New Roman" w:cs="Times New Roman"/>
        </w:rPr>
      </w:pPr>
      <w:r w:rsidRPr="00151640">
        <w:rPr>
          <w:rFonts w:ascii="Times New Roman" w:hAnsi="Times New Roman" w:cs="Times New Roman" w:hint="eastAsia"/>
          <w:color w:val="FF0000"/>
        </w:rPr>
        <w:t>材料力学の知識を用いて課題Ⅰ～課題</w:t>
      </w:r>
      <w:r w:rsidRPr="00151640">
        <w:rPr>
          <w:rFonts w:ascii="Times New Roman" w:hAnsi="Times New Roman" w:cs="Times New Roman" w:hint="eastAsia"/>
          <w:color w:val="FF0000"/>
        </w:rPr>
        <w:t>3</w:t>
      </w:r>
      <w:r w:rsidRPr="00151640">
        <w:rPr>
          <w:rFonts w:ascii="Times New Roman" w:hAnsi="Times New Roman" w:cs="Times New Roman" w:hint="eastAsia"/>
          <w:color w:val="FF0000"/>
        </w:rPr>
        <w:t>のたわみ曲線と曲げ応力の式を導出する．</w:t>
      </w:r>
    </w:p>
    <w:p w14:paraId="5074A383" w14:textId="77777777" w:rsidR="00FB4166" w:rsidRDefault="00151640" w:rsidP="00FB4166">
      <w:pPr>
        <w:ind w:left="2" w:firstLineChars="100" w:firstLine="210"/>
        <w:rPr>
          <w:rFonts w:ascii="Times New Roman" w:hAnsi="Times New Roman" w:cs="Times New Roman"/>
        </w:rPr>
      </w:pPr>
      <w:r w:rsidRPr="00BB713C">
        <w:rPr>
          <w:rFonts w:ascii="Times New Roman" w:hAnsi="Times New Roman" w:cs="Times New Roman"/>
        </w:rPr>
        <w:t>課題</w:t>
      </w:r>
      <w:r w:rsidRPr="00BB713C">
        <w:rPr>
          <w:rFonts w:ascii="Times New Roman" w:hAnsi="Times New Roman" w:cs="Times New Roman"/>
        </w:rPr>
        <w:t>Ⅰ</w:t>
      </w:r>
      <w:r w:rsidRPr="00BB713C">
        <w:rPr>
          <w:rFonts w:ascii="Times New Roman" w:hAnsi="Times New Roman" w:cs="Times New Roman"/>
        </w:rPr>
        <w:t xml:space="preserve">　</w:t>
      </w:r>
      <w:r w:rsidR="00FB4166">
        <w:rPr>
          <w:rFonts w:ascii="Times New Roman" w:hAnsi="Times New Roman" w:cs="Times New Roman" w:hint="eastAsia"/>
        </w:rPr>
        <w:t xml:space="preserve"> </w:t>
      </w:r>
      <w:r w:rsidR="00FB4166" w:rsidRPr="00BB713C">
        <w:rPr>
          <w:rFonts w:ascii="Times New Roman" w:hAnsi="Times New Roman" w:cs="Times New Roman"/>
        </w:rPr>
        <w:t>集中荷重を受ける片持ちはり</w:t>
      </w:r>
    </w:p>
    <w:p w14:paraId="25B1B37B" w14:textId="325982AB" w:rsidR="00151640" w:rsidRPr="00BB713C" w:rsidRDefault="00151640" w:rsidP="00FB4166">
      <w:pPr>
        <w:ind w:leftChars="404" w:left="848" w:firstLineChars="100" w:firstLine="210"/>
        <w:rPr>
          <w:rFonts w:ascii="Times New Roman" w:hAnsi="Times New Roman" w:cs="Times New Roman"/>
        </w:rPr>
      </w:pPr>
      <w:r w:rsidRPr="00BB713C">
        <w:rPr>
          <w:rFonts w:ascii="Times New Roman" w:hAnsi="Times New Roman" w:cs="Times New Roman"/>
        </w:rPr>
        <w:t>図</w:t>
      </w:r>
      <w:r w:rsidR="00A27F13">
        <w:rPr>
          <w:rFonts w:ascii="Times New Roman" w:hAnsi="Times New Roman" w:cs="Times New Roman" w:hint="eastAsia"/>
        </w:rPr>
        <w:t>2</w:t>
      </w:r>
      <w:r w:rsidRPr="00BB713C">
        <w:rPr>
          <w:rFonts w:ascii="Times New Roman" w:hAnsi="Times New Roman" w:cs="Times New Roman"/>
        </w:rPr>
        <w:t>-1</w:t>
      </w:r>
      <w:r w:rsidRPr="00BB713C">
        <w:rPr>
          <w:rFonts w:ascii="Times New Roman" w:hAnsi="Times New Roman" w:cs="Times New Roman"/>
        </w:rPr>
        <w:t>に示した</w:t>
      </w:r>
      <w:r w:rsidR="00FB4166" w:rsidRPr="00BB713C">
        <w:rPr>
          <w:rFonts w:ascii="Times New Roman" w:hAnsi="Times New Roman" w:cs="Times New Roman"/>
        </w:rPr>
        <w:t>集中荷重を受ける</w:t>
      </w:r>
      <w:r w:rsidRPr="00BB713C">
        <w:rPr>
          <w:rFonts w:ascii="Times New Roman" w:hAnsi="Times New Roman" w:cs="Times New Roman"/>
        </w:rPr>
        <w:t>片持ちはりにおいて，</w:t>
      </w:r>
      <w:r w:rsidR="00A27F13" w:rsidRPr="00A27F13">
        <w:rPr>
          <w:rFonts w:ascii="Times New Roman" w:hAnsi="Times New Roman" w:cs="Times New Roman" w:hint="eastAsia"/>
        </w:rPr>
        <w:t>中立軸のたわみ曲線の式</w:t>
      </w:r>
      <w:r w:rsidR="00A27F13" w:rsidRPr="00A27F13">
        <w:rPr>
          <w:rFonts w:ascii="Times New Roman" w:hAnsi="Times New Roman" w:cs="Times New Roman"/>
          <w:i/>
          <w:iCs/>
        </w:rPr>
        <w:t>y</w:t>
      </w:r>
      <w:r w:rsidR="00A27F13" w:rsidRPr="00A27F13">
        <w:rPr>
          <w:rFonts w:ascii="Times New Roman" w:hAnsi="Times New Roman" w:cs="Times New Roman"/>
        </w:rPr>
        <w:t>(</w:t>
      </w:r>
      <w:r w:rsidR="00A27F13" w:rsidRPr="00A27F13">
        <w:rPr>
          <w:rFonts w:ascii="Times New Roman" w:hAnsi="Times New Roman" w:cs="Times New Roman"/>
          <w:i/>
          <w:iCs/>
        </w:rPr>
        <w:t>x</w:t>
      </w:r>
      <w:r w:rsidR="00A27F13" w:rsidRPr="00A27F13">
        <w:rPr>
          <w:rFonts w:ascii="Times New Roman" w:hAnsi="Times New Roman" w:cs="Times New Roman"/>
        </w:rPr>
        <w:t>)</w:t>
      </w:r>
      <w:r w:rsidR="00A27F13">
        <w:rPr>
          <w:rFonts w:ascii="Times New Roman" w:hAnsi="Times New Roman" w:cs="Times New Roman" w:hint="eastAsia"/>
        </w:rPr>
        <w:t>，</w:t>
      </w:r>
      <w:r w:rsidR="00A27F13" w:rsidRPr="00A27F13">
        <w:rPr>
          <w:rFonts w:ascii="Times New Roman" w:hAnsi="Times New Roman" w:cs="Times New Roman" w:hint="eastAsia"/>
        </w:rPr>
        <w:t>中央部の曲げ応力分布の式σ</w:t>
      </w:r>
      <w:r w:rsidR="00A27F13" w:rsidRPr="00A27F13">
        <w:rPr>
          <w:rFonts w:ascii="Times New Roman" w:hAnsi="Times New Roman" w:cs="Times New Roman"/>
          <w:i/>
          <w:iCs/>
          <w:vertAlign w:val="subscript"/>
        </w:rPr>
        <w:t>x</w:t>
      </w:r>
      <w:r w:rsidR="00A27F13" w:rsidRPr="00A27F13">
        <w:rPr>
          <w:rFonts w:ascii="Times New Roman" w:hAnsi="Times New Roman" w:cs="Times New Roman"/>
        </w:rPr>
        <w:t>(</w:t>
      </w:r>
      <w:r w:rsidR="00A27F13" w:rsidRPr="00A27F13">
        <w:rPr>
          <w:rFonts w:ascii="Times New Roman" w:hAnsi="Times New Roman" w:cs="Times New Roman"/>
          <w:i/>
          <w:iCs/>
        </w:rPr>
        <w:t>y</w:t>
      </w:r>
      <w:r w:rsidR="00A27F13" w:rsidRPr="00A27F13">
        <w:rPr>
          <w:rFonts w:ascii="Times New Roman" w:hAnsi="Times New Roman" w:cs="Times New Roman"/>
        </w:rPr>
        <w:t>)</w:t>
      </w:r>
      <w:r w:rsidRPr="00BB713C">
        <w:rPr>
          <w:rFonts w:ascii="Times New Roman" w:hAnsi="Times New Roman" w:cs="Times New Roman"/>
        </w:rPr>
        <w:t>を導出せよ．</w:t>
      </w:r>
    </w:p>
    <w:p w14:paraId="46F42600" w14:textId="77777777" w:rsidR="00A14DF5" w:rsidRDefault="00A14DF5" w:rsidP="00A14DF5">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中立軸のたわみ曲線</w:t>
      </w:r>
    </w:p>
    <w:p w14:paraId="1F62B807" w14:textId="7624BF01" w:rsidR="00A14DF5" w:rsidRDefault="00A14DF5" w:rsidP="00A14DF5">
      <w:pPr>
        <w:ind w:leftChars="405" w:left="850" w:firstLineChars="100" w:firstLine="210"/>
        <w:rPr>
          <w:rFonts w:ascii="Times New Roman" w:hAnsi="Times New Roman" w:cs="Times New Roman" w:hint="eastAsia"/>
        </w:rPr>
      </w:pPr>
      <w:r w:rsidRPr="00A27F13">
        <w:rPr>
          <w:rFonts w:ascii="Times New Roman" w:hAnsi="Times New Roman" w:cs="Times New Roman"/>
          <w:i/>
          <w:iCs/>
        </w:rPr>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m:oMath>
        <m:f>
          <m:fPr>
            <m:ctrlPr>
              <w:rPr>
                <w:rFonts w:ascii="Cambria Math" w:hAnsi="Cambria Math" w:cs="Times New Roman"/>
                <w:i/>
              </w:rPr>
            </m:ctrlPr>
          </m:fPr>
          <m:num>
            <m:r>
              <w:rPr>
                <w:rFonts w:ascii="Cambria Math" w:hAnsi="Cambria Math" w:cs="Times New Roman"/>
              </w:rPr>
              <m:t>2P</m:t>
            </m:r>
          </m:num>
          <m:den>
            <m:r>
              <w:rPr>
                <w:rFonts w:ascii="Cambria Math" w:hAnsi="Cambria Math" w:cs="Times New Roman"/>
              </w:rPr>
              <m:t>Eb</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den>
        </m:f>
        <m:r>
          <w:rPr>
            <w:rFonts w:ascii="Cambria Math" w:hAnsi="Cambria Math" w:cs="Times New Roman"/>
          </w:rPr>
          <m:t>(</m:t>
        </m:r>
        <m:r>
          <w:rPr>
            <w:rFonts w:ascii="Cambria Math" w:hAnsi="Cambria Math" w:cs="Times New Roman"/>
          </w:rPr>
          <m:t>3l</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m:t>
        </m:r>
      </m:oMath>
    </w:p>
    <w:p w14:paraId="293A98D8" w14:textId="77777777" w:rsidR="00A14DF5" w:rsidRDefault="00A14DF5" w:rsidP="00A14DF5">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中央部の曲げ応力分布</w:t>
      </w:r>
    </w:p>
    <w:p w14:paraId="48066811" w14:textId="77777777" w:rsidR="00A14DF5" w:rsidRDefault="00A14DF5" w:rsidP="00A14DF5">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y</w:t>
      </w:r>
      <w:r w:rsidRPr="00A27F13">
        <w:rPr>
          <w:rFonts w:ascii="Times New Roman" w:hAnsi="Times New Roman" w:cs="Times New Roman"/>
        </w:rPr>
        <w:t>)</w:t>
      </w:r>
      <w:r>
        <w:rPr>
          <w:rFonts w:ascii="Times New Roman" w:hAnsi="Times New Roman" w:cs="Times New Roman" w:hint="eastAsia"/>
        </w:rPr>
        <w:t>=</w:t>
      </w:r>
    </w:p>
    <w:p w14:paraId="38D32699" w14:textId="77777777" w:rsidR="00A14DF5" w:rsidRDefault="00A14DF5" w:rsidP="00A14DF5">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上面の曲げ応力分布</w:t>
      </w:r>
    </w:p>
    <w:p w14:paraId="177C8DEE" w14:textId="77777777" w:rsidR="00A14DF5" w:rsidRDefault="00A14DF5" w:rsidP="00A14DF5">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
    <w:p w14:paraId="3078928D" w14:textId="77777777" w:rsidR="00FB4166" w:rsidRDefault="00FB4166" w:rsidP="00FB4166">
      <w:pPr>
        <w:ind w:leftChars="100" w:left="991" w:hangingChars="372" w:hanging="781"/>
        <w:rPr>
          <w:rFonts w:ascii="Times New Roman" w:hAnsi="Times New Roman" w:cs="Times New Roman"/>
        </w:rPr>
      </w:pPr>
      <w:r w:rsidRPr="00BB713C">
        <w:rPr>
          <w:rFonts w:ascii="Times New Roman" w:hAnsi="Times New Roman" w:cs="Times New Roman"/>
        </w:rPr>
        <w:t>課題</w:t>
      </w:r>
      <w:r>
        <w:rPr>
          <w:rFonts w:ascii="Times New Roman" w:hAnsi="Times New Roman" w:cs="Times New Roman" w:hint="eastAsia"/>
        </w:rPr>
        <w:t>Ⅱ</w:t>
      </w:r>
      <w:r w:rsidRPr="00BB713C">
        <w:rPr>
          <w:rFonts w:ascii="Times New Roman" w:hAnsi="Times New Roman" w:cs="Times New Roman"/>
        </w:rPr>
        <w:t xml:space="preserve">　</w:t>
      </w:r>
      <w:r>
        <w:rPr>
          <w:rFonts w:ascii="Times New Roman" w:hAnsi="Times New Roman" w:cs="Times New Roman" w:hint="eastAsia"/>
        </w:rPr>
        <w:t>等分布荷重を受ける両端固定はり</w:t>
      </w:r>
    </w:p>
    <w:p w14:paraId="5B20A684" w14:textId="77777777" w:rsidR="00A14DF5" w:rsidRDefault="00A14DF5" w:rsidP="00A14DF5">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中立軸のたわみ曲線</w:t>
      </w:r>
    </w:p>
    <w:p w14:paraId="0EA0ED19" w14:textId="3F56A9A5" w:rsidR="00A14DF5" w:rsidRDefault="00A14DF5" w:rsidP="00A14DF5">
      <w:pPr>
        <w:ind w:leftChars="405" w:left="850" w:firstLineChars="100" w:firstLine="210"/>
        <w:rPr>
          <w:rFonts w:ascii="Times New Roman" w:hAnsi="Times New Roman" w:cs="Times New Roman"/>
        </w:rPr>
      </w:pPr>
      <w:r w:rsidRPr="00A27F13">
        <w:rPr>
          <w:rFonts w:ascii="Times New Roman" w:hAnsi="Times New Roman" w:cs="Times New Roman"/>
          <w:i/>
          <w:iCs/>
        </w:rPr>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hAnsi="Cambria Math" w:cs="Times New Roman"/>
              </w:rPr>
              <m:t>2Elb</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l-x</m:t>
                </m:r>
              </m:e>
            </m:d>
          </m:e>
          <m:sup>
            <m:r>
              <w:rPr>
                <w:rFonts w:ascii="Cambria Math" w:hAnsi="Cambria Math" w:cs="Times New Roman"/>
              </w:rPr>
              <m:t>2</m:t>
            </m:r>
          </m:sup>
        </m:sSup>
      </m:oMath>
    </w:p>
    <w:p w14:paraId="4EB49513" w14:textId="77777777" w:rsidR="00A14DF5" w:rsidRDefault="00A14DF5" w:rsidP="00A14DF5">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中央部の曲げ応力分布</w:t>
      </w:r>
    </w:p>
    <w:p w14:paraId="00C7CE33" w14:textId="77777777" w:rsidR="00A14DF5" w:rsidRDefault="00A14DF5" w:rsidP="00A14DF5">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y</w:t>
      </w:r>
      <w:r w:rsidRPr="00A27F13">
        <w:rPr>
          <w:rFonts w:ascii="Times New Roman" w:hAnsi="Times New Roman" w:cs="Times New Roman"/>
        </w:rPr>
        <w:t>)</w:t>
      </w:r>
      <w:r>
        <w:rPr>
          <w:rFonts w:ascii="Times New Roman" w:hAnsi="Times New Roman" w:cs="Times New Roman" w:hint="eastAsia"/>
        </w:rPr>
        <w:t>=</w:t>
      </w:r>
    </w:p>
    <w:p w14:paraId="0C3E3B45" w14:textId="77777777" w:rsidR="00A14DF5" w:rsidRDefault="00A14DF5" w:rsidP="00A14DF5">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上面の曲げ応力分布</w:t>
      </w:r>
    </w:p>
    <w:p w14:paraId="4A747725" w14:textId="77777777" w:rsidR="00A14DF5" w:rsidRDefault="00A14DF5" w:rsidP="00A14DF5">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
    <w:p w14:paraId="6CA6EEB6" w14:textId="77777777" w:rsidR="00A14DF5" w:rsidRDefault="00A14DF5" w:rsidP="00FB4166">
      <w:pPr>
        <w:ind w:leftChars="100" w:left="991" w:hangingChars="372" w:hanging="781"/>
        <w:rPr>
          <w:rFonts w:ascii="Times New Roman" w:hAnsi="Times New Roman" w:cs="Times New Roman" w:hint="eastAsia"/>
        </w:rPr>
      </w:pPr>
    </w:p>
    <w:p w14:paraId="02FE3E67" w14:textId="77777777" w:rsidR="00151640" w:rsidRDefault="00FB4166" w:rsidP="00151640">
      <w:pPr>
        <w:rPr>
          <w:rFonts w:ascii="Times New Roman" w:hAnsi="Times New Roman" w:cs="Times New Roman"/>
        </w:rPr>
      </w:pPr>
      <w:r w:rsidRPr="00BB713C">
        <w:rPr>
          <w:rFonts w:ascii="Times New Roman" w:hAnsi="Times New Roman" w:cs="Times New Roman"/>
        </w:rPr>
        <w:t xml:space="preserve">　</w:t>
      </w:r>
      <w:r>
        <w:rPr>
          <w:rFonts w:ascii="Times New Roman" w:hAnsi="Times New Roman" w:cs="Times New Roman" w:hint="eastAsia"/>
        </w:rPr>
        <w:t>課題Ⅲ　等分布荷重を受ける単純支持はり</w:t>
      </w:r>
    </w:p>
    <w:p w14:paraId="15BA3562" w14:textId="77777777"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中立軸のたわみ曲線</w:t>
      </w:r>
    </w:p>
    <w:p w14:paraId="239E9FBC" w14:textId="25CD3580"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i/>
          <w:iCs/>
        </w:rPr>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sidR="00027D84">
        <w:rPr>
          <w:rFonts w:ascii="Times New Roman" w:hAnsi="Times New Roman" w:cs="Times New Roman" w:hint="eastAsia"/>
        </w:rPr>
        <w:t>=</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2Elb</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r>
          <w:rPr>
            <w:rFonts w:ascii="Cambria Math" w:hAnsi="Cambria Math" w:cs="Times New Roman"/>
          </w:rPr>
          <m:t>-2l</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3</m:t>
            </m:r>
          </m:sup>
        </m:sSup>
        <m:r>
          <w:rPr>
            <w:rFonts w:ascii="Cambria Math" w:hAnsi="Cambria Math" w:cs="Times New Roman"/>
          </w:rPr>
          <m:t>x</m:t>
        </m:r>
        <m:r>
          <w:rPr>
            <w:rFonts w:ascii="Cambria Math" w:hAnsi="Cambria Math" w:cs="Times New Roman"/>
          </w:rPr>
          <m:t>)</m:t>
        </m:r>
      </m:oMath>
    </w:p>
    <w:p w14:paraId="3F7E26EB" w14:textId="77777777"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中央部の曲げ応力分布の式</w:t>
      </w:r>
    </w:p>
    <w:p w14:paraId="65A7E43A"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y</w:t>
      </w:r>
      <w:r w:rsidRPr="00A27F13">
        <w:rPr>
          <w:rFonts w:ascii="Times New Roman" w:hAnsi="Times New Roman" w:cs="Times New Roman"/>
        </w:rPr>
        <w:t>)</w:t>
      </w:r>
      <w:r>
        <w:rPr>
          <w:rFonts w:ascii="Times New Roman" w:hAnsi="Times New Roman" w:cs="Times New Roman" w:hint="eastAsia"/>
        </w:rPr>
        <w:t>=</w:t>
      </w:r>
    </w:p>
    <w:p w14:paraId="0A2562F3" w14:textId="77777777"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上面の曲げ応力分布</w:t>
      </w:r>
    </w:p>
    <w:p w14:paraId="5751C53D"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
    <w:p w14:paraId="4393BCAE" w14:textId="77777777" w:rsidR="006F1FE6" w:rsidRPr="00FB4166" w:rsidRDefault="006F1FE6" w:rsidP="00151640">
      <w:pPr>
        <w:rPr>
          <w:rFonts w:ascii="Times New Roman" w:hAnsi="Times New Roman" w:cs="Times New Roman"/>
        </w:rPr>
      </w:pPr>
    </w:p>
    <w:p w14:paraId="6EAC99E8" w14:textId="5EA060D2" w:rsidR="00DE4E4E" w:rsidRPr="00BB713C" w:rsidRDefault="00111F8E">
      <w:pPr>
        <w:rPr>
          <w:rFonts w:ascii="Times New Roman" w:hAnsi="Times New Roman" w:cs="Times New Roman"/>
        </w:rPr>
      </w:pPr>
      <w:r>
        <w:rPr>
          <w:rFonts w:ascii="Times New Roman" w:hAnsi="Times New Roman" w:cs="Times New Roman" w:hint="eastAsia"/>
        </w:rPr>
        <w:t>４</w:t>
      </w:r>
      <w:r w:rsidR="00C923DA">
        <w:rPr>
          <w:rFonts w:ascii="Times New Roman" w:hAnsi="Times New Roman" w:cs="Times New Roman" w:hint="eastAsia"/>
        </w:rPr>
        <w:t>．</w:t>
      </w:r>
      <w:r w:rsidR="00FB4166">
        <w:rPr>
          <w:rFonts w:ascii="Times New Roman" w:hAnsi="Times New Roman" w:cs="Times New Roman" w:hint="eastAsia"/>
        </w:rPr>
        <w:t>FEM</w:t>
      </w:r>
      <w:r w:rsidR="00FB4166">
        <w:rPr>
          <w:rFonts w:ascii="Times New Roman" w:hAnsi="Times New Roman" w:cs="Times New Roman" w:hint="eastAsia"/>
        </w:rPr>
        <w:t>を用いた</w:t>
      </w:r>
      <w:r w:rsidR="001D056A">
        <w:rPr>
          <w:rFonts w:ascii="Times New Roman" w:hAnsi="Times New Roman" w:cs="Times New Roman" w:hint="eastAsia"/>
        </w:rPr>
        <w:t>構造</w:t>
      </w:r>
      <w:r w:rsidR="00FB4166">
        <w:rPr>
          <w:rFonts w:ascii="Times New Roman" w:hAnsi="Times New Roman" w:cs="Times New Roman" w:hint="eastAsia"/>
        </w:rPr>
        <w:t>解析</w:t>
      </w:r>
    </w:p>
    <w:p w14:paraId="7969483C" w14:textId="77777777" w:rsidR="007213E3" w:rsidRPr="00BB713C" w:rsidRDefault="00AE5563" w:rsidP="007213E3">
      <w:pPr>
        <w:rPr>
          <w:rFonts w:ascii="Times New Roman" w:hAnsi="Times New Roman" w:cs="Times New Roman"/>
          <w:color w:val="FF0000"/>
        </w:rPr>
      </w:pPr>
      <w:r w:rsidRPr="00BB713C">
        <w:rPr>
          <w:rFonts w:ascii="Times New Roman" w:hAnsi="Times New Roman" w:cs="Times New Roman"/>
        </w:rPr>
        <w:t xml:space="preserve">　</w:t>
      </w:r>
      <w:r w:rsidR="007213E3" w:rsidRPr="00BB713C">
        <w:rPr>
          <w:rFonts w:ascii="Times New Roman" w:hAnsi="Times New Roman" w:cs="Times New Roman"/>
          <w:color w:val="FF0000"/>
        </w:rPr>
        <w:t>実験課題で示した各問題</w:t>
      </w:r>
      <w:r w:rsidR="007213E3">
        <w:rPr>
          <w:rFonts w:ascii="Times New Roman" w:hAnsi="Times New Roman" w:cs="Times New Roman" w:hint="eastAsia"/>
          <w:color w:val="FF0000"/>
        </w:rPr>
        <w:t>を</w:t>
      </w:r>
      <w:r w:rsidR="007213E3" w:rsidRPr="00BB713C">
        <w:rPr>
          <w:rFonts w:ascii="Times New Roman" w:hAnsi="Times New Roman" w:cs="Times New Roman"/>
          <w:color w:val="FF0000"/>
        </w:rPr>
        <w:t>，構造解析ソフトウェア</w:t>
      </w:r>
      <w:r w:rsidR="007213E3" w:rsidRPr="00BB713C">
        <w:rPr>
          <w:rFonts w:ascii="Times New Roman" w:hAnsi="Times New Roman" w:cs="Times New Roman"/>
          <w:color w:val="FF0000"/>
        </w:rPr>
        <w:t xml:space="preserve">(Ansys Workbench </w:t>
      </w:r>
      <w:r w:rsidR="007213E3">
        <w:rPr>
          <w:rFonts w:ascii="Times New Roman" w:hAnsi="Times New Roman" w:cs="Times New Roman" w:hint="eastAsia"/>
          <w:color w:val="FF0000"/>
        </w:rPr>
        <w:t>2023/R2</w:t>
      </w:r>
      <w:r w:rsidR="007213E3" w:rsidRPr="00BB713C">
        <w:rPr>
          <w:rFonts w:ascii="Times New Roman" w:hAnsi="Times New Roman" w:cs="Times New Roman"/>
          <w:color w:val="FF0000"/>
        </w:rPr>
        <w:t>)</w:t>
      </w:r>
      <w:r w:rsidR="007213E3" w:rsidRPr="00BB713C">
        <w:rPr>
          <w:rFonts w:ascii="Times New Roman" w:hAnsi="Times New Roman" w:cs="Times New Roman"/>
          <w:color w:val="FF0000"/>
        </w:rPr>
        <w:t>で解くためにどのようにモデル化したのかを説明する．具体的には，モデルの形状・寸法・材料特性，境界条件（拘束条件，荷重）</w:t>
      </w:r>
      <w:r w:rsidR="007213E3">
        <w:rPr>
          <w:rFonts w:ascii="Times New Roman" w:hAnsi="Times New Roman" w:cs="Times New Roman" w:hint="eastAsia"/>
          <w:color w:val="FF0000"/>
        </w:rPr>
        <w:t>，</w:t>
      </w:r>
      <w:r w:rsidR="007213E3" w:rsidRPr="00BB713C">
        <w:rPr>
          <w:rFonts w:ascii="Times New Roman" w:hAnsi="Times New Roman" w:cs="Times New Roman"/>
          <w:color w:val="FF0000"/>
        </w:rPr>
        <w:t>メッシ</w:t>
      </w:r>
      <w:r w:rsidR="007213E3">
        <w:rPr>
          <w:rFonts w:ascii="Times New Roman" w:hAnsi="Times New Roman" w:cs="Times New Roman" w:hint="eastAsia"/>
          <w:color w:val="FF0000"/>
        </w:rPr>
        <w:t>ング</w:t>
      </w:r>
      <w:r w:rsidR="007213E3" w:rsidRPr="00BB713C">
        <w:rPr>
          <w:rFonts w:ascii="Times New Roman" w:hAnsi="Times New Roman" w:cs="Times New Roman"/>
          <w:color w:val="FF0000"/>
        </w:rPr>
        <w:t>方法（要素タイプ，要素サイズ）などについて説明する．加えて，求めるべき解析結果について説明する．</w:t>
      </w:r>
    </w:p>
    <w:p w14:paraId="57052C5E" w14:textId="77777777" w:rsidR="007213E3" w:rsidRDefault="007213E3" w:rsidP="007213E3">
      <w:pPr>
        <w:ind w:left="2" w:firstLineChars="100" w:firstLine="210"/>
        <w:rPr>
          <w:rFonts w:ascii="Times New Roman" w:hAnsi="Times New Roman" w:cs="Times New Roman"/>
        </w:rPr>
      </w:pPr>
      <w:r w:rsidRPr="00BB713C">
        <w:rPr>
          <w:rFonts w:ascii="Times New Roman" w:hAnsi="Times New Roman" w:cs="Times New Roman"/>
        </w:rPr>
        <w:t>課題</w:t>
      </w:r>
      <w:r w:rsidRPr="00BB713C">
        <w:rPr>
          <w:rFonts w:ascii="Times New Roman" w:hAnsi="Times New Roman" w:cs="Times New Roman"/>
        </w:rPr>
        <w:t>Ⅰ</w:t>
      </w:r>
      <w:r w:rsidRPr="00BB713C">
        <w:rPr>
          <w:rFonts w:ascii="Times New Roman" w:hAnsi="Times New Roman" w:cs="Times New Roman"/>
        </w:rPr>
        <w:t xml:space="preserve">　</w:t>
      </w:r>
      <w:r>
        <w:rPr>
          <w:rFonts w:ascii="Times New Roman" w:hAnsi="Times New Roman" w:cs="Times New Roman" w:hint="eastAsia"/>
        </w:rPr>
        <w:t xml:space="preserve"> </w:t>
      </w:r>
      <w:r w:rsidRPr="00BB713C">
        <w:rPr>
          <w:rFonts w:ascii="Times New Roman" w:hAnsi="Times New Roman" w:cs="Times New Roman"/>
        </w:rPr>
        <w:t>集中荷重を受ける片持ちはり</w:t>
      </w:r>
      <w:r>
        <w:rPr>
          <w:rFonts w:ascii="Times New Roman" w:hAnsi="Times New Roman" w:cs="Times New Roman" w:hint="eastAsia"/>
        </w:rPr>
        <w:t>のたわみ・応力解析</w:t>
      </w:r>
    </w:p>
    <w:p w14:paraId="7C83F4AD" w14:textId="77777777" w:rsidR="007213E3" w:rsidRDefault="007213E3" w:rsidP="007213E3">
      <w:pPr>
        <w:ind w:left="2" w:firstLineChars="100" w:firstLine="210"/>
        <w:rPr>
          <w:rFonts w:ascii="Times New Roman" w:hAnsi="Times New Roman" w:cs="Times New Roman"/>
        </w:rPr>
      </w:pPr>
      <w:r>
        <w:rPr>
          <w:rFonts w:ascii="Times New Roman" w:hAnsi="Times New Roman" w:cs="Times New Roman" w:hint="eastAsia"/>
        </w:rPr>
        <w:t xml:space="preserve">　【課題概要】</w:t>
      </w:r>
    </w:p>
    <w:p w14:paraId="6D4E8B94" w14:textId="77777777" w:rsidR="007213E3" w:rsidRDefault="007213E3" w:rsidP="007213E3">
      <w:pPr>
        <w:ind w:leftChars="606" w:left="1273" w:firstLineChars="1" w:firstLine="2"/>
        <w:rPr>
          <w:rFonts w:ascii="Times New Roman" w:hAnsi="Times New Roman" w:cs="Times New Roman"/>
        </w:rPr>
      </w:pPr>
      <w:r w:rsidRPr="00DE3830">
        <w:rPr>
          <w:rFonts w:ascii="Times New Roman" w:hAnsi="Times New Roman" w:cs="Times New Roman" w:hint="eastAsia"/>
        </w:rPr>
        <w:t>メッシュサイズの異なる（</w:t>
      </w:r>
      <w:r w:rsidRPr="00DE3830">
        <w:rPr>
          <w:rFonts w:ascii="Times New Roman" w:hAnsi="Times New Roman" w:cs="Times New Roman"/>
        </w:rPr>
        <w:t>2.5mm, 5mm, 10mm)</w:t>
      </w:r>
      <w:r w:rsidRPr="00DE3830">
        <w:rPr>
          <w:rFonts w:ascii="Times New Roman" w:hAnsi="Times New Roman" w:cs="Times New Roman"/>
        </w:rPr>
        <w:t>四面体要素を用いてモデルをつくり，有限要素解析</w:t>
      </w:r>
      <w:r w:rsidRPr="00DE3830">
        <w:rPr>
          <w:rFonts w:ascii="Times New Roman" w:hAnsi="Times New Roman" w:cs="Times New Roman"/>
        </w:rPr>
        <w:lastRenderedPageBreak/>
        <w:t>を行う．</w:t>
      </w:r>
      <w:r w:rsidRPr="00BB713C">
        <w:rPr>
          <w:rFonts w:ascii="Times New Roman" w:hAnsi="Times New Roman" w:cs="Times New Roman"/>
        </w:rPr>
        <w:t>図</w:t>
      </w:r>
      <w:r w:rsidRPr="00BB713C">
        <w:rPr>
          <w:rFonts w:ascii="Times New Roman" w:hAnsi="Times New Roman" w:cs="Times New Roman"/>
        </w:rPr>
        <w:t>3-1</w:t>
      </w:r>
      <w:r>
        <w:rPr>
          <w:rFonts w:ascii="Times New Roman" w:hAnsi="Times New Roman" w:cs="Times New Roman" w:hint="eastAsia"/>
        </w:rPr>
        <w:t>に示す</w:t>
      </w:r>
      <w:r w:rsidRPr="00DE3830">
        <w:rPr>
          <w:rFonts w:ascii="Times New Roman" w:hAnsi="Times New Roman" w:cs="Times New Roman"/>
        </w:rPr>
        <w:t>中立軸</w:t>
      </w:r>
      <w:r w:rsidRPr="00DE3830">
        <w:rPr>
          <w:rFonts w:ascii="Times New Roman" w:hAnsi="Times New Roman" w:cs="Times New Roman"/>
        </w:rPr>
        <w:t>(</w:t>
      </w:r>
      <w:r w:rsidRPr="00DE3830">
        <w:rPr>
          <w:rFonts w:ascii="Times New Roman" w:hAnsi="Times New Roman" w:cs="Times New Roman"/>
        </w:rPr>
        <w:t>点</w:t>
      </w:r>
      <w:r w:rsidRPr="00DE3830">
        <w:rPr>
          <w:rFonts w:ascii="Times New Roman" w:hAnsi="Times New Roman" w:cs="Times New Roman"/>
        </w:rPr>
        <w:t>a-</w:t>
      </w:r>
      <w:r w:rsidRPr="00DE3830">
        <w:rPr>
          <w:rFonts w:ascii="Times New Roman" w:hAnsi="Times New Roman" w:cs="Times New Roman"/>
        </w:rPr>
        <w:t>点</w:t>
      </w:r>
      <w:r w:rsidRPr="00DE3830">
        <w:rPr>
          <w:rFonts w:ascii="Times New Roman" w:hAnsi="Times New Roman" w:cs="Times New Roman"/>
        </w:rPr>
        <w:t>b)</w:t>
      </w:r>
      <w:r w:rsidRPr="00DE3830">
        <w:rPr>
          <w:rFonts w:ascii="Times New Roman" w:hAnsi="Times New Roman" w:cs="Times New Roman"/>
        </w:rPr>
        <w:t>の</w:t>
      </w:r>
      <w:r w:rsidRPr="00DE3830">
        <w:rPr>
          <w:rFonts w:ascii="Times New Roman" w:hAnsi="Times New Roman" w:cs="Times New Roman"/>
        </w:rPr>
        <w:t>Y</w:t>
      </w:r>
      <w:r w:rsidRPr="00DE3830">
        <w:rPr>
          <w:rFonts w:ascii="Times New Roman" w:hAnsi="Times New Roman" w:cs="Times New Roman"/>
        </w:rPr>
        <w:t>方向変位（</w:t>
      </w:r>
      <w:r w:rsidRPr="00DE3830">
        <w:rPr>
          <w:rFonts w:ascii="Times New Roman" w:hAnsi="Times New Roman" w:cs="Times New Roman"/>
        </w:rPr>
        <w:t>UY)</w:t>
      </w:r>
      <w:r w:rsidRPr="00DE3830">
        <w:rPr>
          <w:rFonts w:ascii="Times New Roman" w:hAnsi="Times New Roman" w:cs="Times New Roman"/>
        </w:rPr>
        <w:t>，ならびに板中央部の板厚方向</w:t>
      </w:r>
      <w:r w:rsidRPr="00DE3830">
        <w:rPr>
          <w:rFonts w:ascii="Times New Roman" w:hAnsi="Times New Roman" w:cs="Times New Roman"/>
        </w:rPr>
        <w:t>(</w:t>
      </w:r>
      <w:r w:rsidRPr="00DE3830">
        <w:rPr>
          <w:rFonts w:ascii="Times New Roman" w:hAnsi="Times New Roman" w:cs="Times New Roman"/>
        </w:rPr>
        <w:t>点</w:t>
      </w:r>
      <w:r w:rsidRPr="00DE3830">
        <w:rPr>
          <w:rFonts w:ascii="Times New Roman" w:hAnsi="Times New Roman" w:cs="Times New Roman"/>
        </w:rPr>
        <w:t>c-</w:t>
      </w:r>
      <w:r w:rsidRPr="00DE3830">
        <w:rPr>
          <w:rFonts w:ascii="Times New Roman" w:hAnsi="Times New Roman" w:cs="Times New Roman"/>
        </w:rPr>
        <w:t>点</w:t>
      </w:r>
      <w:r w:rsidRPr="00DE3830">
        <w:rPr>
          <w:rFonts w:ascii="Times New Roman" w:hAnsi="Times New Roman" w:cs="Times New Roman"/>
        </w:rPr>
        <w:t>d)</w:t>
      </w:r>
      <w:r w:rsidRPr="00DE3830">
        <w:rPr>
          <w:rFonts w:ascii="Times New Roman" w:hAnsi="Times New Roman" w:cs="Times New Roman"/>
        </w:rPr>
        <w:t>の曲げ応力</w:t>
      </w:r>
      <w:r w:rsidRPr="00DE3830">
        <w:rPr>
          <w:rFonts w:ascii="Times New Roman" w:hAnsi="Times New Roman" w:cs="Times New Roman"/>
        </w:rPr>
        <w:t>(SX)</w:t>
      </w:r>
      <w:r w:rsidRPr="00DE3830">
        <w:rPr>
          <w:rFonts w:ascii="Times New Roman" w:hAnsi="Times New Roman" w:cs="Times New Roman"/>
        </w:rPr>
        <w:t>分布を求める．得られた変位・応力を材料力学の理論値</w:t>
      </w:r>
      <w:r w:rsidRPr="00A27F13">
        <w:rPr>
          <w:rFonts w:ascii="Times New Roman" w:hAnsi="Times New Roman" w:cs="Times New Roman"/>
          <w:i/>
          <w:iCs/>
        </w:rPr>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roofErr w:type="spellStart"/>
      <w:r w:rsidRPr="00DE3830">
        <w:rPr>
          <w:rFonts w:ascii="Times New Roman" w:hAnsi="Times New Roman" w:cs="Times New Roman"/>
        </w:rPr>
        <w:t>σ</w:t>
      </w:r>
      <w:r w:rsidRPr="00651F5F">
        <w:rPr>
          <w:rFonts w:ascii="Times New Roman" w:hAnsi="Times New Roman" w:cs="Times New Roman"/>
          <w:i/>
          <w:iCs/>
          <w:vertAlign w:val="subscript"/>
        </w:rPr>
        <w:t>x</w:t>
      </w:r>
      <w:proofErr w:type="spellEnd"/>
      <w:r w:rsidRPr="00A27F13">
        <w:rPr>
          <w:rFonts w:ascii="Times New Roman" w:hAnsi="Times New Roman" w:cs="Times New Roman"/>
        </w:rPr>
        <w:t>(</w:t>
      </w:r>
      <w:r w:rsidRPr="00A27F13">
        <w:rPr>
          <w:rFonts w:ascii="Times New Roman" w:hAnsi="Times New Roman" w:cs="Times New Roman"/>
          <w:i/>
          <w:iCs/>
        </w:rPr>
        <w:t>x</w:t>
      </w:r>
      <w:r>
        <w:rPr>
          <w:rFonts w:ascii="Times New Roman" w:hAnsi="Times New Roman" w:cs="Times New Roman"/>
          <w:i/>
          <w:iCs/>
        </w:rPr>
        <w:t>, y</w:t>
      </w:r>
      <w:r w:rsidRPr="00A27F13">
        <w:rPr>
          <w:rFonts w:ascii="Times New Roman" w:hAnsi="Times New Roman" w:cs="Times New Roman"/>
        </w:rPr>
        <w:t>)</w:t>
      </w:r>
      <w:r w:rsidRPr="00DE3830">
        <w:rPr>
          <w:rFonts w:ascii="Times New Roman" w:hAnsi="Times New Roman" w:cs="Times New Roman"/>
        </w:rPr>
        <w:t>と比較し，最適なメッシュ作成条件を見出す．</w:t>
      </w:r>
    </w:p>
    <w:p w14:paraId="537BE5A5" w14:textId="313F96E1" w:rsidR="00FB4166" w:rsidRDefault="00C90ADD" w:rsidP="007213E3">
      <w:pPr>
        <w:rPr>
          <w:rFonts w:ascii="Times New Roman" w:hAnsi="Times New Roman" w:cs="Times New Roman"/>
        </w:rPr>
      </w:pPr>
      <w:r w:rsidRPr="00C90ADD">
        <w:rPr>
          <w:noProof/>
        </w:rPr>
        <w:drawing>
          <wp:anchor distT="0" distB="0" distL="114300" distR="114300" simplePos="0" relativeHeight="251658242" behindDoc="0" locked="0" layoutInCell="1" allowOverlap="1" wp14:anchorId="2B862246" wp14:editId="3E0413EE">
            <wp:simplePos x="0" y="0"/>
            <wp:positionH relativeFrom="column">
              <wp:posOffset>1107440</wp:posOffset>
            </wp:positionH>
            <wp:positionV relativeFrom="paragraph">
              <wp:posOffset>49530</wp:posOffset>
            </wp:positionV>
            <wp:extent cx="4210050" cy="1300989"/>
            <wp:effectExtent l="0" t="0" r="0" b="0"/>
            <wp:wrapNone/>
            <wp:docPr id="46992193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0050" cy="130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5D0FE" w14:textId="77777777" w:rsidR="00FB4166" w:rsidRDefault="00FB4166">
      <w:pPr>
        <w:rPr>
          <w:rFonts w:ascii="Times New Roman" w:hAnsi="Times New Roman" w:cs="Times New Roman"/>
        </w:rPr>
      </w:pPr>
    </w:p>
    <w:p w14:paraId="6CCF893F" w14:textId="77777777" w:rsidR="00BA699B" w:rsidRDefault="00BA699B">
      <w:pPr>
        <w:rPr>
          <w:rFonts w:ascii="Times New Roman" w:hAnsi="Times New Roman" w:cs="Times New Roman"/>
        </w:rPr>
      </w:pPr>
    </w:p>
    <w:p w14:paraId="70D12215" w14:textId="77777777" w:rsidR="00651F5F" w:rsidRDefault="00651F5F">
      <w:pPr>
        <w:rPr>
          <w:rFonts w:ascii="Times New Roman" w:hAnsi="Times New Roman" w:cs="Times New Roman"/>
        </w:rPr>
      </w:pPr>
    </w:p>
    <w:p w14:paraId="2215648F" w14:textId="77777777" w:rsidR="00651F5F" w:rsidRDefault="00651F5F">
      <w:pPr>
        <w:rPr>
          <w:rFonts w:ascii="Times New Roman" w:hAnsi="Times New Roman" w:cs="Times New Roman"/>
        </w:rPr>
      </w:pPr>
    </w:p>
    <w:p w14:paraId="29BF8F34" w14:textId="77777777" w:rsidR="00651F5F" w:rsidRDefault="00651F5F">
      <w:pPr>
        <w:rPr>
          <w:rFonts w:ascii="Times New Roman" w:hAnsi="Times New Roman" w:cs="Times New Roman"/>
        </w:rPr>
      </w:pPr>
    </w:p>
    <w:p w14:paraId="34E57BC8" w14:textId="77777777" w:rsidR="00651F5F" w:rsidRPr="00BB713C" w:rsidRDefault="00651F5F" w:rsidP="00651F5F">
      <w:pPr>
        <w:rPr>
          <w:rFonts w:ascii="Times New Roman" w:hAnsi="Times New Roman" w:cs="Times New Roman"/>
        </w:rPr>
      </w:pPr>
      <w:r w:rsidRPr="00BB713C">
        <w:rPr>
          <w:rFonts w:ascii="Times New Roman" w:hAnsi="Times New Roman" w:cs="Times New Roman"/>
        </w:rPr>
        <w:t xml:space="preserve">　　　　　　</w:t>
      </w:r>
      <w:r w:rsidR="00BA699B">
        <w:rPr>
          <w:rFonts w:ascii="Times New Roman" w:hAnsi="Times New Roman" w:cs="Times New Roman" w:hint="eastAsia"/>
        </w:rPr>
        <w:t xml:space="preserve">　　　</w:t>
      </w:r>
      <w:r w:rsidRPr="00BB713C">
        <w:rPr>
          <w:rFonts w:ascii="Times New Roman" w:hAnsi="Times New Roman" w:cs="Times New Roman"/>
        </w:rPr>
        <w:t xml:space="preserve">　　図</w:t>
      </w:r>
      <w:r w:rsidRPr="00BB713C">
        <w:rPr>
          <w:rFonts w:ascii="Times New Roman" w:hAnsi="Times New Roman" w:cs="Times New Roman"/>
        </w:rPr>
        <w:t>3-1</w:t>
      </w:r>
      <w:r w:rsidRPr="00BB713C">
        <w:rPr>
          <w:rFonts w:ascii="Times New Roman" w:hAnsi="Times New Roman" w:cs="Times New Roman"/>
        </w:rPr>
        <w:t xml:space="preserve">　解析対象　～集中荷重を受ける片持ちはり～</w:t>
      </w:r>
    </w:p>
    <w:p w14:paraId="62CA82D8" w14:textId="77777777" w:rsidR="00BA699B" w:rsidRDefault="00BA699B">
      <w:pPr>
        <w:rPr>
          <w:rFonts w:ascii="Times New Roman" w:hAnsi="Times New Roman" w:cs="Times New Roman"/>
        </w:rPr>
      </w:pPr>
      <w:r>
        <w:rPr>
          <w:rFonts w:ascii="Times New Roman" w:hAnsi="Times New Roman" w:cs="Times New Roman" w:hint="eastAsia"/>
        </w:rPr>
        <w:t xml:space="preserve">　　【解析条件】</w:t>
      </w:r>
    </w:p>
    <w:p w14:paraId="0E0A747C" w14:textId="77777777" w:rsidR="00BA699B" w:rsidRDefault="00BA699B" w:rsidP="00BA699B">
      <w:pPr>
        <w:ind w:leftChars="270" w:left="848" w:hangingChars="134" w:hanging="281"/>
        <w:rPr>
          <w:rFonts w:ascii="Times New Roman" w:hAnsi="Times New Roman" w:cs="Times New Roman"/>
        </w:rPr>
      </w:pPr>
      <w:r>
        <w:rPr>
          <w:rFonts w:ascii="Times New Roman" w:hAnsi="Times New Roman" w:cs="Times New Roman" w:hint="eastAsia"/>
        </w:rPr>
        <w:t>解析対象モデルを図</w:t>
      </w:r>
      <w:r>
        <w:rPr>
          <w:rFonts w:ascii="Times New Roman" w:hAnsi="Times New Roman" w:cs="Times New Roman" w:hint="eastAsia"/>
        </w:rPr>
        <w:t>3-2</w:t>
      </w:r>
      <w:r>
        <w:rPr>
          <w:rFonts w:ascii="Times New Roman" w:hAnsi="Times New Roman" w:cs="Times New Roman" w:hint="eastAsia"/>
        </w:rPr>
        <w:t>に示す．</w:t>
      </w:r>
    </w:p>
    <w:p w14:paraId="42236E9F" w14:textId="77777777" w:rsidR="00BA699B" w:rsidRDefault="00BA699B" w:rsidP="00BA699B">
      <w:pPr>
        <w:ind w:leftChars="269" w:left="565" w:firstLine="2"/>
        <w:rPr>
          <w:rFonts w:ascii="Times New Roman" w:hAnsi="Times New Roman" w:cs="Times New Roman"/>
        </w:rPr>
      </w:pPr>
      <w:r w:rsidRPr="0070160B">
        <w:rPr>
          <w:rFonts w:ascii="Times New Roman" w:hAnsi="Times New Roman" w:cs="Times New Roman"/>
        </w:rPr>
        <w:t>モデルの形状</w:t>
      </w:r>
      <w:r>
        <w:rPr>
          <w:rFonts w:ascii="Times New Roman" w:hAnsi="Times New Roman" w:cs="Times New Roman" w:hint="eastAsia"/>
        </w:rPr>
        <w:t>・</w:t>
      </w:r>
      <w:r w:rsidRPr="0070160B">
        <w:rPr>
          <w:rFonts w:ascii="Times New Roman" w:hAnsi="Times New Roman" w:cs="Times New Roman"/>
        </w:rPr>
        <w:t>寸法</w:t>
      </w:r>
      <w:r>
        <w:rPr>
          <w:rFonts w:ascii="Times New Roman" w:hAnsi="Times New Roman" w:cs="Times New Roman" w:hint="eastAsia"/>
        </w:rPr>
        <w:t>：</w:t>
      </w:r>
      <w:r w:rsidRPr="0070160B">
        <w:rPr>
          <w:rFonts w:ascii="Times New Roman" w:hAnsi="Times New Roman" w:cs="Times New Roman" w:hint="eastAsia"/>
        </w:rPr>
        <w:t>長さ：</w:t>
      </w:r>
      <w:r w:rsidRPr="0070160B">
        <w:rPr>
          <w:rFonts w:ascii="Times New Roman" w:hAnsi="Times New Roman" w:cs="Times New Roman" w:hint="eastAsia"/>
        </w:rPr>
        <w:t>200mm</w:t>
      </w:r>
      <w:r>
        <w:rPr>
          <w:rFonts w:ascii="Times New Roman" w:hAnsi="Times New Roman" w:cs="Times New Roman" w:hint="eastAsia"/>
        </w:rPr>
        <w:t>×</w:t>
      </w:r>
      <w:r w:rsidR="00103792">
        <w:rPr>
          <w:rFonts w:ascii="Times New Roman" w:hAnsi="Times New Roman" w:cs="Times New Roman" w:hint="eastAsia"/>
        </w:rPr>
        <w:t>2</w:t>
      </w:r>
      <w:r w:rsidRPr="0070160B">
        <w:rPr>
          <w:rFonts w:ascii="Times New Roman" w:hAnsi="Times New Roman" w:cs="Times New Roman" w:hint="eastAsia"/>
        </w:rPr>
        <w:t>0mm</w:t>
      </w:r>
      <w:r>
        <w:rPr>
          <w:rFonts w:ascii="Times New Roman" w:hAnsi="Times New Roman" w:cs="Times New Roman" w:hint="eastAsia"/>
        </w:rPr>
        <w:t>×</w:t>
      </w:r>
      <w:r w:rsidRPr="0070160B">
        <w:rPr>
          <w:rFonts w:ascii="Times New Roman" w:hAnsi="Times New Roman" w:cs="Times New Roman" w:hint="eastAsia"/>
        </w:rPr>
        <w:t>10mm</w:t>
      </w:r>
      <w:r>
        <w:rPr>
          <w:rFonts w:ascii="Times New Roman" w:hAnsi="Times New Roman" w:cs="Times New Roman" w:hint="eastAsia"/>
        </w:rPr>
        <w:t>の直方体</w:t>
      </w:r>
    </w:p>
    <w:p w14:paraId="64579EBA" w14:textId="77777777" w:rsidR="00BA699B" w:rsidRDefault="00BA699B" w:rsidP="00BA699B">
      <w:pPr>
        <w:ind w:leftChars="269" w:left="565" w:firstLine="2"/>
        <w:rPr>
          <w:rFonts w:ascii="Times New Roman" w:hAnsi="Times New Roman" w:cs="Times New Roman"/>
        </w:rPr>
      </w:pPr>
      <w:r w:rsidRPr="0070160B">
        <w:rPr>
          <w:rFonts w:ascii="Times New Roman" w:hAnsi="Times New Roman" w:cs="Times New Roman"/>
        </w:rPr>
        <w:t>材料特性</w:t>
      </w:r>
      <w:r>
        <w:rPr>
          <w:rFonts w:ascii="Times New Roman" w:hAnsi="Times New Roman" w:cs="Times New Roman" w:hint="eastAsia"/>
        </w:rPr>
        <w:t>：</w:t>
      </w:r>
      <w:r w:rsidRPr="0070160B">
        <w:rPr>
          <w:rFonts w:ascii="Times New Roman" w:hAnsi="Times New Roman" w:cs="Times New Roman" w:hint="eastAsia"/>
        </w:rPr>
        <w:t>ヤング率：</w:t>
      </w:r>
      <w:r w:rsidRPr="0070160B">
        <w:rPr>
          <w:rFonts w:ascii="Times New Roman" w:hAnsi="Times New Roman" w:cs="Times New Roman" w:hint="eastAsia"/>
        </w:rPr>
        <w:t>200GPa</w:t>
      </w:r>
      <w:r w:rsidRPr="0070160B">
        <w:rPr>
          <w:rFonts w:ascii="Times New Roman" w:hAnsi="Times New Roman" w:cs="Times New Roman" w:hint="eastAsia"/>
        </w:rPr>
        <w:t xml:space="preserve">　ポアソン比：</w:t>
      </w:r>
      <w:r w:rsidRPr="0070160B">
        <w:rPr>
          <w:rFonts w:ascii="Times New Roman" w:hAnsi="Times New Roman" w:cs="Times New Roman" w:hint="eastAsia"/>
        </w:rPr>
        <w:t>0.3</w:t>
      </w:r>
    </w:p>
    <w:p w14:paraId="10714507" w14:textId="2A11E894" w:rsidR="00BA699B" w:rsidRDefault="00BA699B" w:rsidP="00BA699B">
      <w:pPr>
        <w:ind w:leftChars="269" w:left="565" w:firstLine="2"/>
        <w:rPr>
          <w:rFonts w:ascii="Times New Roman" w:hAnsi="Times New Roman" w:cs="Times New Roman"/>
        </w:rPr>
      </w:pPr>
      <w:r w:rsidRPr="0070160B">
        <w:rPr>
          <w:rFonts w:ascii="Times New Roman" w:hAnsi="Times New Roman" w:cs="Times New Roman"/>
        </w:rPr>
        <w:t>メッシ</w:t>
      </w:r>
      <w:r>
        <w:rPr>
          <w:rFonts w:ascii="Times New Roman" w:hAnsi="Times New Roman" w:cs="Times New Roman" w:hint="eastAsia"/>
        </w:rPr>
        <w:t>ング</w:t>
      </w:r>
      <w:r w:rsidRPr="0070160B">
        <w:rPr>
          <w:rFonts w:ascii="Times New Roman" w:hAnsi="Times New Roman" w:cs="Times New Roman"/>
        </w:rPr>
        <w:t>方法</w:t>
      </w:r>
      <w:r>
        <w:rPr>
          <w:rFonts w:ascii="Times New Roman" w:hAnsi="Times New Roman" w:cs="Times New Roman" w:hint="eastAsia"/>
        </w:rPr>
        <w:t>：</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sidR="007213E3">
        <w:rPr>
          <w:rFonts w:ascii="Times New Roman" w:hAnsi="Times New Roman" w:cs="Times New Roman" w:hint="eastAsia"/>
        </w:rPr>
        <w:t xml:space="preserve"> </w:t>
      </w:r>
      <w:r w:rsidRPr="00BB713C">
        <w:rPr>
          <w:rFonts w:ascii="Times New Roman" w:hAnsi="Times New Roman" w:cs="Times New Roman"/>
        </w:rPr>
        <w:t>2.5mm, 5mm, 10mm</w:t>
      </w:r>
    </w:p>
    <w:p w14:paraId="6471CFE5" w14:textId="3CE22AC2" w:rsidR="00BA699B" w:rsidRDefault="00BA699B" w:rsidP="00BA699B">
      <w:pPr>
        <w:ind w:leftChars="269" w:left="565" w:firstLine="2"/>
        <w:rPr>
          <w:rFonts w:ascii="Times New Roman" w:hAnsi="Times New Roman" w:cs="Times New Roman"/>
        </w:rPr>
      </w:pPr>
      <w:r w:rsidRPr="0070160B">
        <w:rPr>
          <w:rFonts w:ascii="Times New Roman" w:hAnsi="Times New Roman" w:cs="Times New Roman"/>
        </w:rPr>
        <w:t>境界条件</w:t>
      </w:r>
      <w:r w:rsidR="00D73097">
        <w:rPr>
          <w:rFonts w:ascii="Times New Roman" w:hAnsi="Times New Roman" w:cs="Times New Roman" w:hint="eastAsia"/>
        </w:rPr>
        <w:t>1</w:t>
      </w:r>
      <w:r>
        <w:rPr>
          <w:rFonts w:ascii="Times New Roman" w:hAnsi="Times New Roman" w:cs="Times New Roman" w:hint="eastAsia"/>
        </w:rPr>
        <w:t>：固定端面：完全固定（端面の各要素は</w:t>
      </w:r>
      <w:r>
        <w:rPr>
          <w:rFonts w:ascii="Times New Roman" w:hAnsi="Times New Roman" w:cs="Times New Roman" w:hint="eastAsia"/>
        </w:rPr>
        <w:t>X</w:t>
      </w:r>
      <w:r>
        <w:rPr>
          <w:rFonts w:ascii="Times New Roman" w:hAnsi="Times New Roman" w:cs="Times New Roman" w:hint="eastAsia"/>
        </w:rPr>
        <w:t>，</w:t>
      </w:r>
      <w:r>
        <w:rPr>
          <w:rFonts w:ascii="Times New Roman" w:hAnsi="Times New Roman" w:cs="Times New Roman" w:hint="eastAsia"/>
        </w:rPr>
        <w:t>Y</w:t>
      </w:r>
      <w:r>
        <w:rPr>
          <w:rFonts w:ascii="Times New Roman" w:hAnsi="Times New Roman" w:cs="Times New Roman" w:hint="eastAsia"/>
        </w:rPr>
        <w:t>，</w:t>
      </w:r>
      <w:r>
        <w:rPr>
          <w:rFonts w:ascii="Times New Roman" w:hAnsi="Times New Roman" w:cs="Times New Roman" w:hint="eastAsia"/>
        </w:rPr>
        <w:t>Z</w:t>
      </w:r>
      <w:r>
        <w:rPr>
          <w:rFonts w:ascii="Times New Roman" w:hAnsi="Times New Roman" w:cs="Times New Roman" w:hint="eastAsia"/>
        </w:rPr>
        <w:t>変位，</w:t>
      </w:r>
      <w:r>
        <w:rPr>
          <w:rFonts w:ascii="Times New Roman" w:hAnsi="Times New Roman" w:cs="Times New Roman" w:hint="eastAsia"/>
        </w:rPr>
        <w:t>X</w:t>
      </w:r>
      <w:r>
        <w:rPr>
          <w:rFonts w:ascii="Times New Roman" w:hAnsi="Times New Roman" w:cs="Times New Roman" w:hint="eastAsia"/>
        </w:rPr>
        <w:t>，</w:t>
      </w:r>
      <w:r>
        <w:rPr>
          <w:rFonts w:ascii="Times New Roman" w:hAnsi="Times New Roman" w:cs="Times New Roman" w:hint="eastAsia"/>
        </w:rPr>
        <w:t>Y</w:t>
      </w:r>
      <w:r>
        <w:rPr>
          <w:rFonts w:ascii="Times New Roman" w:hAnsi="Times New Roman" w:cs="Times New Roman" w:hint="eastAsia"/>
        </w:rPr>
        <w:t>，</w:t>
      </w:r>
      <w:r>
        <w:rPr>
          <w:rFonts w:ascii="Times New Roman" w:hAnsi="Times New Roman" w:cs="Times New Roman" w:hint="eastAsia"/>
        </w:rPr>
        <w:t>Z</w:t>
      </w:r>
      <w:r>
        <w:rPr>
          <w:rFonts w:ascii="Times New Roman" w:hAnsi="Times New Roman" w:cs="Times New Roman" w:hint="eastAsia"/>
        </w:rPr>
        <w:t>軸回転をすべて</w:t>
      </w:r>
      <w:r>
        <w:rPr>
          <w:rFonts w:ascii="Times New Roman" w:hAnsi="Times New Roman" w:cs="Times New Roman" w:hint="eastAsia"/>
        </w:rPr>
        <w:t>0</w:t>
      </w:r>
      <w:r>
        <w:rPr>
          <w:rFonts w:ascii="Times New Roman" w:hAnsi="Times New Roman" w:cs="Times New Roman" w:hint="eastAsia"/>
        </w:rPr>
        <w:t>に設定した．</w:t>
      </w:r>
    </w:p>
    <w:p w14:paraId="6349128C" w14:textId="4B8F31C3" w:rsidR="00D73097" w:rsidRPr="00112E02" w:rsidRDefault="00D73097" w:rsidP="00D73097">
      <w:pPr>
        <w:ind w:leftChars="269" w:left="565" w:firstLine="2"/>
        <w:rPr>
          <w:rFonts w:ascii="Times New Roman" w:hAnsi="Times New Roman" w:cs="Times New Roman"/>
        </w:rPr>
      </w:pPr>
      <w:r w:rsidRPr="0070160B">
        <w:rPr>
          <w:rFonts w:ascii="Times New Roman" w:hAnsi="Times New Roman" w:cs="Times New Roman"/>
        </w:rPr>
        <w:t>境界条件</w:t>
      </w:r>
      <w:r>
        <w:rPr>
          <w:rFonts w:ascii="Times New Roman" w:hAnsi="Times New Roman" w:cs="Times New Roman" w:hint="eastAsia"/>
        </w:rPr>
        <w:t>2</w:t>
      </w:r>
      <w:r>
        <w:rPr>
          <w:rFonts w:ascii="Times New Roman" w:hAnsi="Times New Roman" w:cs="Times New Roman" w:hint="eastAsia"/>
        </w:rPr>
        <w:t>：固定端面：摩擦なし固定（端面は</w:t>
      </w:r>
      <w:r>
        <w:rPr>
          <w:rFonts w:ascii="Times New Roman" w:hAnsi="Times New Roman" w:cs="Times New Roman" w:hint="eastAsia"/>
        </w:rPr>
        <w:t>Z</w:t>
      </w:r>
      <w:r>
        <w:rPr>
          <w:rFonts w:ascii="Times New Roman" w:hAnsi="Times New Roman" w:cs="Times New Roman" w:hint="eastAsia"/>
        </w:rPr>
        <w:t>軸回転のみを</w:t>
      </w:r>
      <w:r>
        <w:rPr>
          <w:rFonts w:ascii="Times New Roman" w:hAnsi="Times New Roman" w:cs="Times New Roman"/>
        </w:rPr>
        <w:t>”</w:t>
      </w:r>
      <w:r>
        <w:rPr>
          <w:rFonts w:ascii="Times New Roman" w:hAnsi="Times New Roman" w:cs="Times New Roman" w:hint="eastAsia"/>
        </w:rPr>
        <w:t>Free</w:t>
      </w:r>
      <w:r>
        <w:rPr>
          <w:rFonts w:ascii="Times New Roman" w:hAnsi="Times New Roman" w:cs="Times New Roman"/>
        </w:rPr>
        <w:t>”</w:t>
      </w:r>
      <w:r>
        <w:rPr>
          <w:rFonts w:ascii="Times New Roman" w:hAnsi="Times New Roman" w:cs="Times New Roman" w:hint="eastAsia"/>
        </w:rPr>
        <w:t>に設定した．</w:t>
      </w:r>
    </w:p>
    <w:p w14:paraId="7D41606D" w14:textId="3039202E" w:rsidR="00BA699B" w:rsidRDefault="00B16246" w:rsidP="00BA699B">
      <w:pPr>
        <w:ind w:leftChars="269" w:left="565" w:firstLine="2"/>
        <w:rPr>
          <w:rFonts w:ascii="Times New Roman" w:hAnsi="Times New Roman" w:cs="Times New Roman"/>
        </w:rPr>
      </w:pPr>
      <w:r w:rsidRPr="00B16246">
        <w:rPr>
          <w:noProof/>
        </w:rPr>
        <w:drawing>
          <wp:anchor distT="0" distB="0" distL="114300" distR="114300" simplePos="0" relativeHeight="251658241" behindDoc="0" locked="0" layoutInCell="1" allowOverlap="1" wp14:anchorId="76AEA105" wp14:editId="54A7D7F6">
            <wp:simplePos x="0" y="0"/>
            <wp:positionH relativeFrom="column">
              <wp:posOffset>659765</wp:posOffset>
            </wp:positionH>
            <wp:positionV relativeFrom="paragraph">
              <wp:posOffset>201930</wp:posOffset>
            </wp:positionV>
            <wp:extent cx="4786119" cy="1419225"/>
            <wp:effectExtent l="0" t="0" r="0" b="0"/>
            <wp:wrapNone/>
            <wp:docPr id="92193341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9392" cy="1420196"/>
                    </a:xfrm>
                    <a:prstGeom prst="rect">
                      <a:avLst/>
                    </a:prstGeom>
                    <a:noFill/>
                    <a:ln>
                      <a:noFill/>
                    </a:ln>
                  </pic:spPr>
                </pic:pic>
              </a:graphicData>
            </a:graphic>
            <wp14:sizeRelH relativeFrom="page">
              <wp14:pctWidth>0</wp14:pctWidth>
            </wp14:sizeRelH>
            <wp14:sizeRelV relativeFrom="page">
              <wp14:pctHeight>0</wp14:pctHeight>
            </wp14:sizeRelV>
          </wp:anchor>
        </w:drawing>
      </w:r>
      <w:r w:rsidR="00BA699B">
        <w:rPr>
          <w:rFonts w:ascii="Times New Roman" w:hAnsi="Times New Roman" w:cs="Times New Roman" w:hint="eastAsia"/>
        </w:rPr>
        <w:t>自由端面：自由端面に下向きに</w:t>
      </w:r>
      <w:r w:rsidR="00BA699B">
        <w:rPr>
          <w:rFonts w:ascii="Times New Roman" w:hAnsi="Times New Roman" w:cs="Times New Roman" w:hint="eastAsia"/>
        </w:rPr>
        <w:t>100N</w:t>
      </w:r>
      <w:r w:rsidR="00BA699B">
        <w:rPr>
          <w:rFonts w:ascii="Times New Roman" w:hAnsi="Times New Roman" w:cs="Times New Roman" w:hint="eastAsia"/>
        </w:rPr>
        <w:t>の荷重を与えた．</w:t>
      </w:r>
    </w:p>
    <w:p w14:paraId="501D2670" w14:textId="4B6D03D7" w:rsidR="00BA699B" w:rsidRPr="00B16246" w:rsidRDefault="00BA699B" w:rsidP="00BA699B">
      <w:pPr>
        <w:rPr>
          <w:rFonts w:ascii="Times New Roman" w:hAnsi="Times New Roman" w:cs="Times New Roman"/>
        </w:rPr>
      </w:pPr>
    </w:p>
    <w:p w14:paraId="095885CF" w14:textId="77777777" w:rsidR="00BA699B" w:rsidRPr="00BB713C" w:rsidRDefault="00BA699B" w:rsidP="00BA699B">
      <w:pPr>
        <w:rPr>
          <w:rFonts w:ascii="Times New Roman" w:hAnsi="Times New Roman" w:cs="Times New Roman"/>
        </w:rPr>
      </w:pPr>
    </w:p>
    <w:p w14:paraId="241217FD" w14:textId="77777777" w:rsidR="00BA699B" w:rsidRPr="00BB713C" w:rsidRDefault="00BA699B" w:rsidP="00BA699B">
      <w:pPr>
        <w:rPr>
          <w:rFonts w:ascii="Times New Roman" w:hAnsi="Times New Roman" w:cs="Times New Roman"/>
        </w:rPr>
      </w:pPr>
    </w:p>
    <w:p w14:paraId="652F0AD1" w14:textId="77777777" w:rsidR="00BA699B" w:rsidRPr="00BB713C" w:rsidRDefault="00BA699B" w:rsidP="00BA699B">
      <w:pPr>
        <w:rPr>
          <w:rFonts w:ascii="Times New Roman" w:hAnsi="Times New Roman" w:cs="Times New Roman"/>
        </w:rPr>
      </w:pPr>
    </w:p>
    <w:p w14:paraId="58BEDFD2" w14:textId="77777777" w:rsidR="00BA699B" w:rsidRDefault="00BA699B" w:rsidP="00BA699B">
      <w:pPr>
        <w:rPr>
          <w:rFonts w:ascii="Times New Roman" w:hAnsi="Times New Roman" w:cs="Times New Roman"/>
        </w:rPr>
      </w:pPr>
    </w:p>
    <w:p w14:paraId="115BE5B2" w14:textId="77777777" w:rsidR="00C90ADD" w:rsidRPr="00BB713C" w:rsidRDefault="00C90ADD" w:rsidP="00BA699B">
      <w:pPr>
        <w:rPr>
          <w:rFonts w:ascii="Times New Roman" w:hAnsi="Times New Roman" w:cs="Times New Roman"/>
        </w:rPr>
      </w:pPr>
    </w:p>
    <w:p w14:paraId="3B3C5355" w14:textId="14C22B45" w:rsidR="00B16246" w:rsidRDefault="00BA699B">
      <w:pPr>
        <w:rPr>
          <w:rFonts w:ascii="Times New Roman" w:hAnsi="Times New Roman" w:cs="Times New Roman"/>
        </w:rPr>
      </w:pPr>
      <w:r w:rsidRPr="00BB713C">
        <w:rPr>
          <w:rFonts w:ascii="Times New Roman" w:hAnsi="Times New Roman" w:cs="Times New Roman"/>
        </w:rPr>
        <w:t xml:space="preserve">　　　　　　　　図</w:t>
      </w:r>
      <w:r w:rsidRPr="00BB713C">
        <w:rPr>
          <w:rFonts w:ascii="Times New Roman" w:hAnsi="Times New Roman" w:cs="Times New Roman"/>
        </w:rPr>
        <w:t>3-</w:t>
      </w:r>
      <w:r>
        <w:rPr>
          <w:rFonts w:ascii="Times New Roman" w:hAnsi="Times New Roman" w:cs="Times New Roman" w:hint="eastAsia"/>
        </w:rPr>
        <w:t>2</w:t>
      </w:r>
      <w:r w:rsidRPr="00BB713C">
        <w:rPr>
          <w:rFonts w:ascii="Times New Roman" w:hAnsi="Times New Roman" w:cs="Times New Roman"/>
        </w:rPr>
        <w:t xml:space="preserve">　解析対象</w:t>
      </w:r>
      <w:r>
        <w:rPr>
          <w:rFonts w:ascii="Times New Roman" w:hAnsi="Times New Roman" w:cs="Times New Roman" w:hint="eastAsia"/>
        </w:rPr>
        <w:t>モデル</w:t>
      </w:r>
      <w:r w:rsidRPr="00BB713C">
        <w:rPr>
          <w:rFonts w:ascii="Times New Roman" w:hAnsi="Times New Roman" w:cs="Times New Roman"/>
        </w:rPr>
        <w:t xml:space="preserve">　～集中荷重を受ける片持ちはり～</w:t>
      </w:r>
    </w:p>
    <w:p w14:paraId="67D9749B" w14:textId="77777777" w:rsidR="007E6FD4" w:rsidRDefault="007E6FD4">
      <w:pPr>
        <w:rPr>
          <w:rFonts w:ascii="Times New Roman" w:hAnsi="Times New Roman" w:cs="Times New Roman"/>
        </w:rPr>
      </w:pPr>
    </w:p>
    <w:p w14:paraId="781D5B12" w14:textId="77777777" w:rsidR="007E6FD4" w:rsidRDefault="007E6FD4">
      <w:pPr>
        <w:rPr>
          <w:rFonts w:ascii="Times New Roman" w:hAnsi="Times New Roman" w:cs="Times New Roman"/>
        </w:rPr>
      </w:pPr>
    </w:p>
    <w:p w14:paraId="3C83B386" w14:textId="77777777" w:rsidR="007213E3" w:rsidRDefault="007213E3" w:rsidP="007213E3">
      <w:pPr>
        <w:rPr>
          <w:rFonts w:ascii="Times New Roman" w:hAnsi="Times New Roman" w:cs="Times New Roman"/>
        </w:rPr>
      </w:pPr>
      <w:r>
        <w:rPr>
          <w:rFonts w:ascii="Times New Roman" w:hAnsi="Times New Roman" w:cs="Times New Roman" w:hint="eastAsia"/>
        </w:rPr>
        <w:t>【</w:t>
      </w:r>
      <w:r w:rsidRPr="0070160B">
        <w:rPr>
          <w:rFonts w:ascii="Times New Roman" w:hAnsi="Times New Roman" w:cs="Times New Roman"/>
        </w:rPr>
        <w:t>メッシ</w:t>
      </w:r>
      <w:r>
        <w:rPr>
          <w:rFonts w:ascii="Times New Roman" w:hAnsi="Times New Roman" w:cs="Times New Roman" w:hint="eastAsia"/>
        </w:rPr>
        <w:t>ング</w:t>
      </w:r>
      <w:r w:rsidRPr="0070160B">
        <w:rPr>
          <w:rFonts w:ascii="Times New Roman" w:hAnsi="Times New Roman" w:cs="Times New Roman"/>
        </w:rPr>
        <w:t>方法</w:t>
      </w:r>
      <w:r>
        <w:rPr>
          <w:rFonts w:ascii="Times New Roman" w:hAnsi="Times New Roman" w:cs="Times New Roman" w:hint="eastAsia"/>
        </w:rPr>
        <w:t>】</w:t>
      </w:r>
    </w:p>
    <w:p w14:paraId="238AF7EB" w14:textId="77777777" w:rsidR="007213E3" w:rsidRDefault="007213E3" w:rsidP="007213E3">
      <w:pPr>
        <w:pStyle w:val="a3"/>
        <w:ind w:leftChars="0" w:left="927"/>
        <w:rPr>
          <w:rFonts w:ascii="Times New Roman" w:hAnsi="Times New Roman" w:cs="Times New Roman"/>
        </w:rPr>
      </w:pPr>
      <w:r>
        <w:rPr>
          <w:rFonts w:ascii="Times New Roman" w:hAnsi="Times New Roman" w:cs="Times New Roman" w:hint="eastAsia"/>
        </w:rPr>
        <w:t>a)</w:t>
      </w:r>
      <w:r w:rsidRPr="002A7081">
        <w:rPr>
          <w:rFonts w:ascii="Times New Roman" w:hAnsi="Times New Roman" w:cs="Times New Roman" w:hint="eastAsia"/>
        </w:rPr>
        <w:t xml:space="preserve"> </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sidRPr="00BB713C">
        <w:rPr>
          <w:rFonts w:ascii="Times New Roman" w:hAnsi="Times New Roman" w:cs="Times New Roman"/>
        </w:rPr>
        <w:t xml:space="preserve"> </w:t>
      </w:r>
      <w:r>
        <w:rPr>
          <w:rFonts w:ascii="Times New Roman" w:hAnsi="Times New Roman" w:cs="Times New Roman" w:hint="eastAsia"/>
        </w:rPr>
        <w:t>2.</w:t>
      </w:r>
      <w:r w:rsidRPr="00BB713C">
        <w:rPr>
          <w:rFonts w:ascii="Times New Roman" w:hAnsi="Times New Roman" w:cs="Times New Roman"/>
        </w:rPr>
        <w:t>5mm</w:t>
      </w:r>
    </w:p>
    <w:p w14:paraId="2555BCDA" w14:textId="42924026" w:rsidR="007213E3" w:rsidRDefault="003E4EFE" w:rsidP="007213E3">
      <w:pPr>
        <w:pStyle w:val="a3"/>
        <w:ind w:leftChars="0" w:left="927"/>
        <w:rPr>
          <w:rFonts w:ascii="Times New Roman" w:hAnsi="Times New Roman" w:cs="Times New Roman"/>
        </w:rPr>
      </w:pPr>
      <w:r>
        <w:rPr>
          <w:noProof/>
        </w:rPr>
        <w:drawing>
          <wp:anchor distT="0" distB="0" distL="114300" distR="114300" simplePos="0" relativeHeight="251658244" behindDoc="1" locked="0" layoutInCell="1" allowOverlap="1" wp14:anchorId="0DDA07C2" wp14:editId="5B76A5FA">
            <wp:simplePos x="0" y="0"/>
            <wp:positionH relativeFrom="column">
              <wp:posOffset>-28575</wp:posOffset>
            </wp:positionH>
            <wp:positionV relativeFrom="paragraph">
              <wp:posOffset>297180</wp:posOffset>
            </wp:positionV>
            <wp:extent cx="6659880" cy="2614295"/>
            <wp:effectExtent l="0" t="0" r="7620" b="0"/>
            <wp:wrapTight wrapText="bothSides">
              <wp:wrapPolygon edited="0">
                <wp:start x="0" y="0"/>
                <wp:lineTo x="0" y="21406"/>
                <wp:lineTo x="21563" y="21406"/>
                <wp:lineTo x="21563" y="0"/>
                <wp:lineTo x="0" y="0"/>
              </wp:wrapPolygon>
            </wp:wrapTight>
            <wp:docPr id="578295387" name="図 1" descr="白い背景と黒い文字&#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5387" name="図 1" descr="白い背景と黒い文字&#10;&#10;低い精度で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653ABFCD" w14:textId="66AE2A1B" w:rsidR="007213E3" w:rsidRDefault="007213E3" w:rsidP="007213E3">
      <w:pPr>
        <w:pStyle w:val="a3"/>
        <w:ind w:leftChars="0" w:left="927"/>
        <w:rPr>
          <w:rFonts w:ascii="Times New Roman" w:hAnsi="Times New Roman" w:cs="Times New Roman"/>
        </w:rPr>
      </w:pPr>
    </w:p>
    <w:p w14:paraId="19DCF5B0" w14:textId="77777777" w:rsidR="007213E3" w:rsidRDefault="007213E3" w:rsidP="007213E3">
      <w:pPr>
        <w:pStyle w:val="a3"/>
        <w:ind w:leftChars="0" w:left="927"/>
        <w:rPr>
          <w:rFonts w:ascii="Times New Roman" w:hAnsi="Times New Roman" w:cs="Times New Roman"/>
        </w:rPr>
      </w:pPr>
      <w:r>
        <w:rPr>
          <w:rFonts w:ascii="Times New Roman" w:hAnsi="Times New Roman" w:cs="Times New Roman" w:hint="eastAsia"/>
        </w:rPr>
        <w:lastRenderedPageBreak/>
        <w:t>b)</w:t>
      </w:r>
      <w:r w:rsidRPr="002A7081">
        <w:rPr>
          <w:rFonts w:ascii="Times New Roman" w:hAnsi="Times New Roman" w:cs="Times New Roman" w:hint="eastAsia"/>
        </w:rPr>
        <w:t xml:space="preserve"> </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sidRPr="00BB713C">
        <w:rPr>
          <w:rFonts w:ascii="Times New Roman" w:hAnsi="Times New Roman" w:cs="Times New Roman"/>
        </w:rPr>
        <w:t xml:space="preserve"> 5</w:t>
      </w:r>
      <w:r>
        <w:rPr>
          <w:rFonts w:ascii="Times New Roman" w:hAnsi="Times New Roman" w:cs="Times New Roman" w:hint="eastAsia"/>
        </w:rPr>
        <w:t>.0</w:t>
      </w:r>
      <w:r w:rsidRPr="00BB713C">
        <w:rPr>
          <w:rFonts w:ascii="Times New Roman" w:hAnsi="Times New Roman" w:cs="Times New Roman"/>
        </w:rPr>
        <w:t>mm</w:t>
      </w:r>
    </w:p>
    <w:p w14:paraId="139D08BB" w14:textId="5D578491" w:rsidR="007213E3" w:rsidRDefault="00E4498B" w:rsidP="007213E3">
      <w:pPr>
        <w:pStyle w:val="a3"/>
        <w:ind w:leftChars="0" w:left="927"/>
        <w:rPr>
          <w:rFonts w:ascii="Times New Roman" w:hAnsi="Times New Roman" w:cs="Times New Roman"/>
        </w:rPr>
      </w:pPr>
      <w:r>
        <w:rPr>
          <w:noProof/>
        </w:rPr>
        <w:drawing>
          <wp:anchor distT="0" distB="0" distL="114300" distR="114300" simplePos="0" relativeHeight="251658243" behindDoc="0" locked="0" layoutInCell="1" allowOverlap="1" wp14:anchorId="53C1C5B7" wp14:editId="247945C7">
            <wp:simplePos x="0" y="0"/>
            <wp:positionH relativeFrom="margin">
              <wp:align>left</wp:align>
            </wp:positionH>
            <wp:positionV relativeFrom="paragraph">
              <wp:posOffset>306705</wp:posOffset>
            </wp:positionV>
            <wp:extent cx="6659880" cy="2614295"/>
            <wp:effectExtent l="0" t="0" r="7620" b="0"/>
            <wp:wrapSquare wrapText="bothSides"/>
            <wp:docPr id="4521121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1217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0A649B1E" w14:textId="544E5D20" w:rsidR="007213E3" w:rsidRDefault="007213E3" w:rsidP="007213E3">
      <w:pPr>
        <w:pStyle w:val="a3"/>
        <w:ind w:leftChars="0" w:left="927"/>
        <w:rPr>
          <w:rFonts w:ascii="Times New Roman" w:hAnsi="Times New Roman" w:cs="Times New Roman"/>
        </w:rPr>
      </w:pPr>
    </w:p>
    <w:p w14:paraId="64F3307B" w14:textId="77777777" w:rsidR="00E4498B" w:rsidRDefault="00E4498B" w:rsidP="007213E3">
      <w:pPr>
        <w:pStyle w:val="a3"/>
        <w:ind w:leftChars="0" w:left="927"/>
        <w:rPr>
          <w:rFonts w:ascii="Times New Roman" w:hAnsi="Times New Roman" w:cs="Times New Roman"/>
        </w:rPr>
      </w:pPr>
    </w:p>
    <w:p w14:paraId="509F95AE" w14:textId="77777777" w:rsidR="007213E3" w:rsidRDefault="007213E3" w:rsidP="007213E3">
      <w:pPr>
        <w:pStyle w:val="a3"/>
        <w:ind w:leftChars="0" w:left="927"/>
        <w:rPr>
          <w:rFonts w:ascii="Times New Roman" w:hAnsi="Times New Roman" w:cs="Times New Roman"/>
        </w:rPr>
      </w:pPr>
      <w:r>
        <w:rPr>
          <w:rFonts w:ascii="Times New Roman" w:hAnsi="Times New Roman" w:cs="Times New Roman" w:hint="eastAsia"/>
        </w:rPr>
        <w:t>c)</w:t>
      </w:r>
      <w:r w:rsidRPr="002A7081">
        <w:rPr>
          <w:rFonts w:ascii="Times New Roman" w:hAnsi="Times New Roman" w:cs="Times New Roman" w:hint="eastAsia"/>
        </w:rPr>
        <w:t xml:space="preserve"> </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sidRPr="00BB713C">
        <w:rPr>
          <w:rFonts w:ascii="Times New Roman" w:hAnsi="Times New Roman" w:cs="Times New Roman"/>
        </w:rPr>
        <w:t xml:space="preserve"> </w:t>
      </w:r>
      <w:r>
        <w:rPr>
          <w:rFonts w:ascii="Times New Roman" w:hAnsi="Times New Roman" w:cs="Times New Roman" w:hint="eastAsia"/>
        </w:rPr>
        <w:t>10</w:t>
      </w:r>
      <w:r w:rsidRPr="00BB713C">
        <w:rPr>
          <w:rFonts w:ascii="Times New Roman" w:hAnsi="Times New Roman" w:cs="Times New Roman"/>
        </w:rPr>
        <w:t>mm</w:t>
      </w:r>
    </w:p>
    <w:p w14:paraId="153E0E81" w14:textId="77777777" w:rsidR="007213E3" w:rsidRDefault="007213E3" w:rsidP="007213E3">
      <w:pPr>
        <w:pStyle w:val="a3"/>
        <w:ind w:leftChars="0" w:left="927"/>
        <w:rPr>
          <w:rFonts w:ascii="Times New Roman" w:hAnsi="Times New Roman" w:cs="Times New Roman"/>
        </w:rPr>
      </w:pPr>
    </w:p>
    <w:p w14:paraId="00970FC7" w14:textId="77777777" w:rsidR="00117EDD" w:rsidRDefault="00117EDD" w:rsidP="007213E3">
      <w:pPr>
        <w:pStyle w:val="a3"/>
        <w:ind w:leftChars="0" w:left="927"/>
        <w:rPr>
          <w:rFonts w:ascii="Times New Roman" w:hAnsi="Times New Roman" w:cs="Times New Roman"/>
        </w:rPr>
      </w:pPr>
    </w:p>
    <w:p w14:paraId="07E9C12D" w14:textId="77777777" w:rsidR="00117EDD" w:rsidRPr="00117EDD" w:rsidRDefault="00117EDD" w:rsidP="007213E3">
      <w:pPr>
        <w:pStyle w:val="a3"/>
        <w:ind w:leftChars="0" w:left="927"/>
        <w:rPr>
          <w:rFonts w:ascii="Times New Roman" w:hAnsi="Times New Roman" w:cs="Times New Roman"/>
        </w:rPr>
      </w:pPr>
    </w:p>
    <w:p w14:paraId="0B137F6B" w14:textId="1C0D09C4" w:rsidR="00BA699B" w:rsidRDefault="00BA699B">
      <w:pPr>
        <w:rPr>
          <w:rFonts w:ascii="Times New Roman" w:hAnsi="Times New Roman" w:cs="Times New Roman"/>
        </w:rPr>
      </w:pPr>
      <w:r>
        <w:rPr>
          <w:rFonts w:ascii="Times New Roman" w:hAnsi="Times New Roman" w:cs="Times New Roman" w:hint="eastAsia"/>
        </w:rPr>
        <w:t>【解析結果】</w:t>
      </w:r>
    </w:p>
    <w:p w14:paraId="60BF9F7D" w14:textId="36B43BE0" w:rsidR="00BA699B" w:rsidRDefault="00BA699B" w:rsidP="00567949">
      <w:pPr>
        <w:ind w:leftChars="270" w:left="567"/>
        <w:rPr>
          <w:rFonts w:ascii="Times New Roman" w:hAnsi="Times New Roman" w:cs="Times New Roman"/>
        </w:rPr>
      </w:pPr>
      <w:r>
        <w:rPr>
          <w:rFonts w:ascii="Times New Roman" w:hAnsi="Times New Roman" w:cs="Times New Roman" w:hint="eastAsia"/>
        </w:rPr>
        <w:t>(1)</w:t>
      </w:r>
      <w:r w:rsidR="00F25B3D">
        <w:rPr>
          <w:rFonts w:ascii="Times New Roman" w:hAnsi="Times New Roman" w:cs="Times New Roman" w:hint="eastAsia"/>
        </w:rPr>
        <w:t>完全固定条件での</w:t>
      </w:r>
      <w:r w:rsidR="00567949">
        <w:rPr>
          <w:rFonts w:ascii="Times New Roman" w:hAnsi="Times New Roman" w:cs="Times New Roman" w:hint="eastAsia"/>
        </w:rPr>
        <w:t>中立軸の</w:t>
      </w:r>
      <w:r>
        <w:rPr>
          <w:rFonts w:ascii="Times New Roman" w:hAnsi="Times New Roman" w:cs="Times New Roman" w:hint="eastAsia"/>
        </w:rPr>
        <w:t>たわみ曲線</w:t>
      </w:r>
    </w:p>
    <w:p w14:paraId="32567326" w14:textId="03D62F94" w:rsidR="00BA699B" w:rsidRDefault="00BA699B" w:rsidP="00567949">
      <w:pPr>
        <w:ind w:leftChars="270" w:left="567"/>
        <w:rPr>
          <w:rFonts w:ascii="Times New Roman" w:hAnsi="Times New Roman" w:cs="Times New Roman"/>
        </w:rPr>
      </w:pPr>
      <w:r>
        <w:rPr>
          <w:rFonts w:ascii="Times New Roman" w:hAnsi="Times New Roman" w:cs="Times New Roman" w:hint="eastAsia"/>
        </w:rPr>
        <w:t>シミュレーションで得られた中立軸のたわみ曲線を図</w:t>
      </w:r>
      <w:r>
        <w:rPr>
          <w:rFonts w:ascii="Times New Roman" w:hAnsi="Times New Roman" w:cs="Times New Roman" w:hint="eastAsia"/>
        </w:rPr>
        <w:t>3-</w:t>
      </w:r>
      <w:r w:rsidR="007213E3">
        <w:rPr>
          <w:rFonts w:ascii="Times New Roman" w:hAnsi="Times New Roman" w:cs="Times New Roman" w:hint="eastAsia"/>
        </w:rPr>
        <w:t>3</w:t>
      </w:r>
      <w:r>
        <w:rPr>
          <w:rFonts w:ascii="Times New Roman" w:hAnsi="Times New Roman" w:cs="Times New Roman" w:hint="eastAsia"/>
        </w:rPr>
        <w:t>の</w:t>
      </w:r>
      <w:r w:rsidR="007213E3">
        <w:rPr>
          <w:rFonts w:ascii="Times New Roman" w:hAnsi="Times New Roman" w:cs="Times New Roman" w:hint="eastAsia"/>
        </w:rPr>
        <w:t>○○</w:t>
      </w:r>
      <w:r>
        <w:rPr>
          <w:rFonts w:ascii="Times New Roman" w:hAnsi="Times New Roman" w:cs="Times New Roman" w:hint="eastAsia"/>
        </w:rPr>
        <w:t>で示す．また，理論解を</w:t>
      </w:r>
      <w:r w:rsidR="007213E3">
        <w:rPr>
          <w:rFonts w:ascii="Times New Roman" w:hAnsi="Times New Roman" w:cs="Times New Roman" w:hint="eastAsia"/>
        </w:rPr>
        <w:t>△△</w:t>
      </w:r>
      <w:r>
        <w:rPr>
          <w:rFonts w:ascii="Times New Roman" w:hAnsi="Times New Roman" w:cs="Times New Roman" w:hint="eastAsia"/>
        </w:rPr>
        <w:t>で示す．</w:t>
      </w:r>
    </w:p>
    <w:p w14:paraId="3E35AC19" w14:textId="521C39FD"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sidRPr="00B00A01">
        <w:rPr>
          <w:rFonts w:ascii="Times New Roman" w:hAnsi="Times New Roman" w:cs="Times New Roman"/>
        </w:rPr>
        <w:t>10mm</w:t>
      </w:r>
      <w:r w:rsidRPr="00B00A01">
        <w:rPr>
          <w:rFonts w:ascii="Times New Roman" w:hAnsi="Times New Roman" w:cs="Times New Roman" w:hint="eastAsia"/>
        </w:rPr>
        <w:t>の</w:t>
      </w:r>
      <w:r>
        <w:rPr>
          <w:rFonts w:ascii="Times New Roman" w:hAnsi="Times New Roman" w:cs="Times New Roman" w:hint="eastAsia"/>
        </w:rPr>
        <w:t>たわみ曲線</w:t>
      </w:r>
      <w:r w:rsidR="00F6372F">
        <w:rPr>
          <w:rFonts w:ascii="Times New Roman" w:hAnsi="Times New Roman" w:cs="Times New Roman" w:hint="eastAsia"/>
        </w:rPr>
        <w:t>UY</w:t>
      </w:r>
    </w:p>
    <w:p w14:paraId="28EEBEE4" w14:textId="77777777" w:rsidR="00FD1073" w:rsidRDefault="00FD1073" w:rsidP="001D056A">
      <w:pPr>
        <w:ind w:leftChars="270" w:left="567" w:firstLineChars="100" w:firstLine="210"/>
        <w:rPr>
          <w:rFonts w:ascii="Times New Roman" w:hAnsi="Times New Roman" w:cs="Times New Roman"/>
        </w:rPr>
      </w:pPr>
    </w:p>
    <w:p w14:paraId="1A085C46" w14:textId="554D7890" w:rsidR="00FD1073" w:rsidRDefault="008C3A59" w:rsidP="00956EBB">
      <w:pPr>
        <w:ind w:leftChars="270" w:left="567" w:firstLineChars="100" w:firstLine="210"/>
        <w:jc w:val="center"/>
        <w:rPr>
          <w:rFonts w:ascii="Times New Roman" w:hAnsi="Times New Roman" w:cs="Times New Roman"/>
        </w:rPr>
      </w:pPr>
      <w:r>
        <w:rPr>
          <w:rFonts w:ascii="Times New Roman" w:hAnsi="Times New Roman" w:cs="Times New Roman"/>
          <w:noProof/>
        </w:rPr>
        <w:drawing>
          <wp:inline distT="0" distB="0" distL="0" distR="0" wp14:anchorId="18172147" wp14:editId="5B7D3BC3">
            <wp:extent cx="3937202" cy="2717940"/>
            <wp:effectExtent l="0" t="0" r="6350" b="6350"/>
            <wp:docPr id="83592324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23245" name="図 835923245"/>
                    <pic:cNvPicPr/>
                  </pic:nvPicPr>
                  <pic:blipFill>
                    <a:blip r:embed="rId18">
                      <a:extLst>
                        <a:ext uri="{28A0092B-C50C-407E-A947-70E740481C1C}">
                          <a14:useLocalDpi xmlns:a14="http://schemas.microsoft.com/office/drawing/2010/main" val="0"/>
                        </a:ext>
                      </a:extLst>
                    </a:blip>
                    <a:stretch>
                      <a:fillRect/>
                    </a:stretch>
                  </pic:blipFill>
                  <pic:spPr>
                    <a:xfrm>
                      <a:off x="0" y="0"/>
                      <a:ext cx="3937202" cy="2717940"/>
                    </a:xfrm>
                    <a:prstGeom prst="rect">
                      <a:avLst/>
                    </a:prstGeom>
                  </pic:spPr>
                </pic:pic>
              </a:graphicData>
            </a:graphic>
          </wp:inline>
        </w:drawing>
      </w:r>
    </w:p>
    <w:p w14:paraId="5BF2CB54" w14:textId="77777777" w:rsidR="006B230B" w:rsidRPr="00B00A01" w:rsidRDefault="006B230B" w:rsidP="001D056A">
      <w:pPr>
        <w:ind w:leftChars="270" w:left="567" w:firstLineChars="100" w:firstLine="210"/>
        <w:rPr>
          <w:rFonts w:ascii="Times New Roman" w:hAnsi="Times New Roman" w:cs="Times New Roman"/>
        </w:rPr>
      </w:pPr>
    </w:p>
    <w:p w14:paraId="15F509E0" w14:textId="2228D2EB" w:rsidR="005109A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Pr>
          <w:rFonts w:ascii="Times New Roman" w:hAnsi="Times New Roman" w:cs="Times New Roman" w:hint="eastAsia"/>
        </w:rPr>
        <w:t>5</w:t>
      </w:r>
      <w:r w:rsidRPr="00B00A01">
        <w:rPr>
          <w:rFonts w:ascii="Times New Roman" w:hAnsi="Times New Roman" w:cs="Times New Roman"/>
        </w:rPr>
        <w:t>mm</w:t>
      </w:r>
      <w:r w:rsidRPr="00B00A01">
        <w:rPr>
          <w:rFonts w:ascii="Times New Roman" w:hAnsi="Times New Roman" w:cs="Times New Roman" w:hint="eastAsia"/>
        </w:rPr>
        <w:t>の</w:t>
      </w:r>
      <w:r>
        <w:rPr>
          <w:rFonts w:ascii="Times New Roman" w:hAnsi="Times New Roman" w:cs="Times New Roman" w:hint="eastAsia"/>
        </w:rPr>
        <w:t>たわみ曲線</w:t>
      </w:r>
    </w:p>
    <w:p w14:paraId="3E2F7081" w14:textId="77777777" w:rsidR="00DE5A90" w:rsidRDefault="00DE5A90" w:rsidP="001D056A">
      <w:pPr>
        <w:ind w:leftChars="270" w:left="567" w:firstLineChars="100" w:firstLine="210"/>
        <w:rPr>
          <w:rFonts w:ascii="Times New Roman" w:hAnsi="Times New Roman" w:cs="Times New Roman"/>
        </w:rPr>
      </w:pPr>
    </w:p>
    <w:p w14:paraId="369A7CB6" w14:textId="6B6E79C4" w:rsidR="008B21B9" w:rsidRDefault="00AC11D6" w:rsidP="00956EBB">
      <w:pPr>
        <w:ind w:leftChars="270" w:left="567" w:firstLineChars="100" w:firstLine="210"/>
        <w:jc w:val="center"/>
        <w:rPr>
          <w:rFonts w:ascii="Times New Roman" w:hAnsi="Times New Roman" w:cs="Times New Roman"/>
        </w:rPr>
      </w:pPr>
      <w:r>
        <w:rPr>
          <w:rFonts w:ascii="Times New Roman" w:hAnsi="Times New Roman" w:cs="Times New Roman"/>
          <w:noProof/>
        </w:rPr>
        <w:lastRenderedPageBreak/>
        <w:drawing>
          <wp:inline distT="0" distB="0" distL="0" distR="0" wp14:anchorId="08424C51" wp14:editId="7B279907">
            <wp:extent cx="3975304" cy="2743341"/>
            <wp:effectExtent l="0" t="0" r="6350" b="0"/>
            <wp:docPr id="1401310259" name="図 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10259" name="図 4" descr="グラフ, 折れ線グラフ&#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3975304" cy="2743341"/>
                    </a:xfrm>
                    <a:prstGeom prst="rect">
                      <a:avLst/>
                    </a:prstGeom>
                  </pic:spPr>
                </pic:pic>
              </a:graphicData>
            </a:graphic>
          </wp:inline>
        </w:drawing>
      </w:r>
    </w:p>
    <w:p w14:paraId="094DE73F" w14:textId="77777777" w:rsidR="008C3A59" w:rsidRPr="00B00A01" w:rsidRDefault="008C3A59" w:rsidP="001D056A">
      <w:pPr>
        <w:ind w:leftChars="270" w:left="567" w:firstLineChars="100" w:firstLine="210"/>
        <w:rPr>
          <w:rFonts w:ascii="Times New Roman" w:hAnsi="Times New Roman" w:cs="Times New Roman"/>
        </w:rPr>
      </w:pPr>
    </w:p>
    <w:p w14:paraId="6436AE46" w14:textId="0F3A5B18" w:rsidR="00B16246"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Pr>
          <w:rFonts w:ascii="Times New Roman" w:hAnsi="Times New Roman" w:cs="Times New Roman" w:hint="eastAsia"/>
        </w:rPr>
        <w:t>2.5</w:t>
      </w:r>
      <w:r w:rsidRPr="00B00A01">
        <w:rPr>
          <w:rFonts w:ascii="Times New Roman" w:hAnsi="Times New Roman" w:cs="Times New Roman"/>
        </w:rPr>
        <w:t>mm</w:t>
      </w:r>
      <w:r w:rsidRPr="00B00A01">
        <w:rPr>
          <w:rFonts w:ascii="Times New Roman" w:hAnsi="Times New Roman" w:cs="Times New Roman" w:hint="eastAsia"/>
        </w:rPr>
        <w:t>の</w:t>
      </w:r>
      <w:r>
        <w:rPr>
          <w:rFonts w:ascii="Times New Roman" w:hAnsi="Times New Roman" w:cs="Times New Roman" w:hint="eastAsia"/>
        </w:rPr>
        <w:t>たわみ曲線</w:t>
      </w:r>
    </w:p>
    <w:p w14:paraId="57ACC5BF" w14:textId="77777777" w:rsidR="00B879B2" w:rsidRDefault="00B879B2" w:rsidP="001D056A">
      <w:pPr>
        <w:ind w:leftChars="270" w:left="567" w:firstLineChars="100" w:firstLine="210"/>
        <w:rPr>
          <w:rFonts w:ascii="Times New Roman" w:hAnsi="Times New Roman" w:cs="Times New Roman"/>
        </w:rPr>
      </w:pPr>
    </w:p>
    <w:p w14:paraId="00006713" w14:textId="738AFE5E" w:rsidR="00B879B2" w:rsidRDefault="00334857" w:rsidP="00956EBB">
      <w:pPr>
        <w:ind w:leftChars="270" w:left="567" w:firstLineChars="100" w:firstLine="210"/>
        <w:jc w:val="center"/>
        <w:rPr>
          <w:rFonts w:ascii="Times New Roman" w:hAnsi="Times New Roman" w:cs="Times New Roman"/>
        </w:rPr>
      </w:pPr>
      <w:r>
        <w:rPr>
          <w:rFonts w:ascii="Times New Roman" w:hAnsi="Times New Roman" w:cs="Times New Roman" w:hint="eastAsia"/>
          <w:noProof/>
        </w:rPr>
        <w:drawing>
          <wp:inline distT="0" distB="0" distL="0" distR="0" wp14:anchorId="364D572E" wp14:editId="6B60E843">
            <wp:extent cx="4051508" cy="2749691"/>
            <wp:effectExtent l="0" t="0" r="6350" b="0"/>
            <wp:docPr id="65996405" name="図 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6405" name="図 5" descr="グラフ, 折れ線グラフ&#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4051508" cy="2749691"/>
                    </a:xfrm>
                    <a:prstGeom prst="rect">
                      <a:avLst/>
                    </a:prstGeom>
                  </pic:spPr>
                </pic:pic>
              </a:graphicData>
            </a:graphic>
          </wp:inline>
        </w:drawing>
      </w:r>
    </w:p>
    <w:p w14:paraId="4AA17AD4" w14:textId="6D59DF10"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○材料力学の理論式に従うたわみ曲線</w:t>
      </w:r>
    </w:p>
    <w:p w14:paraId="4F439CDD" w14:textId="77777777" w:rsidR="00334857" w:rsidRDefault="00334857" w:rsidP="001D056A">
      <w:pPr>
        <w:ind w:leftChars="270" w:left="567" w:firstLineChars="100" w:firstLine="210"/>
        <w:rPr>
          <w:rFonts w:ascii="Times New Roman" w:hAnsi="Times New Roman" w:cs="Times New Roman"/>
        </w:rPr>
      </w:pPr>
    </w:p>
    <w:p w14:paraId="35B3D872" w14:textId="5809D268" w:rsidR="00334857" w:rsidRDefault="00956EBB" w:rsidP="00956EBB">
      <w:pPr>
        <w:ind w:leftChars="270" w:left="567" w:firstLineChars="100" w:firstLine="210"/>
        <w:jc w:val="center"/>
        <w:rPr>
          <w:rFonts w:ascii="Times New Roman" w:hAnsi="Times New Roman" w:cs="Times New Roman"/>
        </w:rPr>
      </w:pPr>
      <w:r>
        <w:rPr>
          <w:rFonts w:ascii="Times New Roman" w:hAnsi="Times New Roman" w:cs="Times New Roman" w:hint="eastAsia"/>
          <w:noProof/>
        </w:rPr>
        <w:drawing>
          <wp:inline distT="0" distB="0" distL="0" distR="0" wp14:anchorId="0BD9D1E7" wp14:editId="417D9623">
            <wp:extent cx="4260106" cy="2501679"/>
            <wp:effectExtent l="0" t="0" r="7620" b="0"/>
            <wp:docPr id="81779020"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9020" name="図 6" descr="グラフ, 折れ線グラフ&#10;&#10;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4266634" cy="2505513"/>
                    </a:xfrm>
                    <a:prstGeom prst="rect">
                      <a:avLst/>
                    </a:prstGeom>
                  </pic:spPr>
                </pic:pic>
              </a:graphicData>
            </a:graphic>
          </wp:inline>
        </w:drawing>
      </w:r>
    </w:p>
    <w:p w14:paraId="5688C04C" w14:textId="77777777" w:rsidR="00334857" w:rsidRPr="00B00A01" w:rsidRDefault="00334857" w:rsidP="001D056A">
      <w:pPr>
        <w:ind w:leftChars="270" w:left="567" w:firstLineChars="100" w:firstLine="210"/>
        <w:rPr>
          <w:rFonts w:ascii="Times New Roman" w:hAnsi="Times New Roman" w:cs="Times New Roman"/>
        </w:rPr>
      </w:pPr>
    </w:p>
    <w:p w14:paraId="70B99190" w14:textId="5B2507C0" w:rsidR="00567949" w:rsidRDefault="00BA699B" w:rsidP="007213E3">
      <w:pPr>
        <w:ind w:leftChars="270" w:left="567"/>
        <w:rPr>
          <w:rFonts w:ascii="Times New Roman" w:hAnsi="Times New Roman" w:cs="Times New Roman"/>
        </w:rPr>
      </w:pPr>
      <w:r>
        <w:rPr>
          <w:rFonts w:ascii="Times New Roman" w:hAnsi="Times New Roman" w:cs="Times New Roman" w:hint="eastAsia"/>
        </w:rPr>
        <w:t>(</w:t>
      </w:r>
      <w:r w:rsidR="006F1FE6">
        <w:rPr>
          <w:rFonts w:ascii="Times New Roman" w:hAnsi="Times New Roman" w:cs="Times New Roman"/>
        </w:rPr>
        <w:t>2</w:t>
      </w:r>
      <w:r>
        <w:rPr>
          <w:rFonts w:ascii="Times New Roman" w:hAnsi="Times New Roman" w:cs="Times New Roman" w:hint="eastAsia"/>
        </w:rPr>
        <w:t>)</w:t>
      </w:r>
      <w:r w:rsidR="00F25B3D">
        <w:rPr>
          <w:rFonts w:ascii="Times New Roman" w:hAnsi="Times New Roman" w:cs="Times New Roman" w:hint="eastAsia"/>
        </w:rPr>
        <w:t>摩擦なし</w:t>
      </w:r>
      <w:r w:rsidR="006F1FE6">
        <w:rPr>
          <w:rFonts w:ascii="Times New Roman" w:hAnsi="Times New Roman" w:cs="Times New Roman" w:hint="eastAsia"/>
        </w:rPr>
        <w:t>支持</w:t>
      </w:r>
      <w:r w:rsidR="00F25B3D">
        <w:rPr>
          <w:rFonts w:ascii="Times New Roman" w:hAnsi="Times New Roman" w:cs="Times New Roman" w:hint="eastAsia"/>
        </w:rPr>
        <w:t>条件での中立軸のたわみ曲線</w:t>
      </w:r>
    </w:p>
    <w:p w14:paraId="21295568" w14:textId="77777777" w:rsidR="004853B1" w:rsidRDefault="004853B1" w:rsidP="007213E3">
      <w:pPr>
        <w:ind w:leftChars="270" w:left="567"/>
        <w:rPr>
          <w:rFonts w:ascii="Times New Roman" w:hAnsi="Times New Roman" w:cs="Times New Roman"/>
        </w:rPr>
      </w:pPr>
    </w:p>
    <w:p w14:paraId="237E4893" w14:textId="77777777" w:rsidR="004853B1" w:rsidRDefault="004853B1" w:rsidP="007213E3">
      <w:pPr>
        <w:ind w:leftChars="270" w:left="567"/>
        <w:rPr>
          <w:rFonts w:ascii="Times New Roman" w:hAnsi="Times New Roman" w:cs="Times New Roman"/>
        </w:rPr>
      </w:pPr>
    </w:p>
    <w:p w14:paraId="68C3ACE5" w14:textId="77777777"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sidRPr="00B00A01">
        <w:rPr>
          <w:rFonts w:ascii="Times New Roman" w:hAnsi="Times New Roman" w:cs="Times New Roman"/>
        </w:rPr>
        <w:t>10mm</w:t>
      </w:r>
      <w:r w:rsidRPr="00B00A01">
        <w:rPr>
          <w:rFonts w:ascii="Times New Roman" w:hAnsi="Times New Roman" w:cs="Times New Roman" w:hint="eastAsia"/>
        </w:rPr>
        <w:t>の</w:t>
      </w:r>
      <w:r>
        <w:rPr>
          <w:rFonts w:ascii="Times New Roman" w:hAnsi="Times New Roman" w:cs="Times New Roman" w:hint="eastAsia"/>
        </w:rPr>
        <w:t>たわみ曲線</w:t>
      </w:r>
    </w:p>
    <w:p w14:paraId="232D2413" w14:textId="6EE0105B" w:rsidR="00F6372F" w:rsidRPr="00B00A01" w:rsidRDefault="0069778F" w:rsidP="0069778F">
      <w:pPr>
        <w:ind w:leftChars="270" w:left="567" w:firstLineChars="100" w:firstLine="210"/>
        <w:jc w:val="center"/>
        <w:rPr>
          <w:rFonts w:ascii="Times New Roman" w:hAnsi="Times New Roman" w:cs="Times New Roman"/>
        </w:rPr>
      </w:pPr>
      <w:r>
        <w:rPr>
          <w:rFonts w:ascii="Times New Roman" w:hAnsi="Times New Roman" w:cs="Times New Roman" w:hint="eastAsia"/>
          <w:noProof/>
        </w:rPr>
        <w:drawing>
          <wp:inline distT="0" distB="0" distL="0" distR="0" wp14:anchorId="24E05A63" wp14:editId="5257F076">
            <wp:extent cx="2863997" cy="1701887"/>
            <wp:effectExtent l="0" t="0" r="0" b="0"/>
            <wp:docPr id="140999816"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9816" name="図 11" descr="グラフ&#10;&#10;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2863997" cy="1701887"/>
                    </a:xfrm>
                    <a:prstGeom prst="rect">
                      <a:avLst/>
                    </a:prstGeom>
                  </pic:spPr>
                </pic:pic>
              </a:graphicData>
            </a:graphic>
          </wp:inline>
        </w:drawing>
      </w:r>
    </w:p>
    <w:p w14:paraId="35CCB006" w14:textId="77777777"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Pr>
          <w:rFonts w:ascii="Times New Roman" w:hAnsi="Times New Roman" w:cs="Times New Roman" w:hint="eastAsia"/>
        </w:rPr>
        <w:t>5</w:t>
      </w:r>
      <w:r w:rsidRPr="00B00A01">
        <w:rPr>
          <w:rFonts w:ascii="Times New Roman" w:hAnsi="Times New Roman" w:cs="Times New Roman"/>
        </w:rPr>
        <w:t>mm</w:t>
      </w:r>
      <w:r w:rsidRPr="00B00A01">
        <w:rPr>
          <w:rFonts w:ascii="Times New Roman" w:hAnsi="Times New Roman" w:cs="Times New Roman" w:hint="eastAsia"/>
        </w:rPr>
        <w:t>の</w:t>
      </w:r>
      <w:r>
        <w:rPr>
          <w:rFonts w:ascii="Times New Roman" w:hAnsi="Times New Roman" w:cs="Times New Roman" w:hint="eastAsia"/>
        </w:rPr>
        <w:t>たわみ曲線</w:t>
      </w:r>
    </w:p>
    <w:p w14:paraId="3F9C1F12" w14:textId="01177152" w:rsidR="00F6372F" w:rsidRPr="00B00A01" w:rsidRDefault="002F4BDC" w:rsidP="00E10901">
      <w:pPr>
        <w:ind w:leftChars="270" w:left="567" w:firstLineChars="100" w:firstLine="210"/>
        <w:jc w:val="center"/>
        <w:rPr>
          <w:rFonts w:ascii="Times New Roman" w:hAnsi="Times New Roman" w:cs="Times New Roman"/>
        </w:rPr>
      </w:pPr>
      <w:r>
        <w:rPr>
          <w:rFonts w:ascii="Times New Roman" w:hAnsi="Times New Roman" w:cs="Times New Roman" w:hint="eastAsia"/>
          <w:noProof/>
        </w:rPr>
        <w:drawing>
          <wp:inline distT="0" distB="0" distL="0" distR="0" wp14:anchorId="7B6304B8" wp14:editId="1EEC4C6F">
            <wp:extent cx="2927500" cy="1746340"/>
            <wp:effectExtent l="0" t="0" r="6350" b="6350"/>
            <wp:docPr id="1992280834" name="図 10"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0834" name="図 10" descr="グラフ&#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2927500" cy="1746340"/>
                    </a:xfrm>
                    <a:prstGeom prst="rect">
                      <a:avLst/>
                    </a:prstGeom>
                  </pic:spPr>
                </pic:pic>
              </a:graphicData>
            </a:graphic>
          </wp:inline>
        </w:drawing>
      </w:r>
    </w:p>
    <w:p w14:paraId="0889A010" w14:textId="77777777" w:rsidR="00B16246"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Pr>
          <w:rFonts w:ascii="Times New Roman" w:hAnsi="Times New Roman" w:cs="Times New Roman" w:hint="eastAsia"/>
        </w:rPr>
        <w:t>2.5</w:t>
      </w:r>
      <w:r w:rsidRPr="00B00A01">
        <w:rPr>
          <w:rFonts w:ascii="Times New Roman" w:hAnsi="Times New Roman" w:cs="Times New Roman"/>
        </w:rPr>
        <w:t>mm</w:t>
      </w:r>
      <w:r w:rsidRPr="00B00A01">
        <w:rPr>
          <w:rFonts w:ascii="Times New Roman" w:hAnsi="Times New Roman" w:cs="Times New Roman" w:hint="eastAsia"/>
        </w:rPr>
        <w:t>の</w:t>
      </w:r>
      <w:r>
        <w:rPr>
          <w:rFonts w:ascii="Times New Roman" w:hAnsi="Times New Roman" w:cs="Times New Roman" w:hint="eastAsia"/>
        </w:rPr>
        <w:t>たわみ曲線</w:t>
      </w:r>
    </w:p>
    <w:p w14:paraId="0EEC916B" w14:textId="03C3D103" w:rsidR="00F6372F" w:rsidRDefault="00E93409" w:rsidP="00645C54">
      <w:pPr>
        <w:ind w:leftChars="270" w:left="567" w:firstLineChars="100" w:firstLine="210"/>
        <w:jc w:val="center"/>
        <w:rPr>
          <w:rFonts w:ascii="Times New Roman" w:hAnsi="Times New Roman" w:cs="Times New Roman"/>
        </w:rPr>
      </w:pPr>
      <w:r>
        <w:rPr>
          <w:rFonts w:ascii="Times New Roman" w:hAnsi="Times New Roman" w:cs="Times New Roman" w:hint="eastAsia"/>
          <w:noProof/>
        </w:rPr>
        <w:drawing>
          <wp:inline distT="0" distB="0" distL="0" distR="0" wp14:anchorId="0A360722" wp14:editId="01E127C5">
            <wp:extent cx="2946551" cy="1752690"/>
            <wp:effectExtent l="0" t="0" r="6350" b="0"/>
            <wp:docPr id="18672273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739" name="図 9" descr="グラフ&#10;&#10;自動的に生成された説明"/>
                    <pic:cNvPicPr/>
                  </pic:nvPicPr>
                  <pic:blipFill>
                    <a:blip r:embed="rId24">
                      <a:extLst>
                        <a:ext uri="{28A0092B-C50C-407E-A947-70E740481C1C}">
                          <a14:useLocalDpi xmlns:a14="http://schemas.microsoft.com/office/drawing/2010/main" val="0"/>
                        </a:ext>
                      </a:extLst>
                    </a:blip>
                    <a:stretch>
                      <a:fillRect/>
                    </a:stretch>
                  </pic:blipFill>
                  <pic:spPr>
                    <a:xfrm>
                      <a:off x="0" y="0"/>
                      <a:ext cx="2946551" cy="1752690"/>
                    </a:xfrm>
                    <a:prstGeom prst="rect">
                      <a:avLst/>
                    </a:prstGeom>
                  </pic:spPr>
                </pic:pic>
              </a:graphicData>
            </a:graphic>
          </wp:inline>
        </w:drawing>
      </w:r>
    </w:p>
    <w:p w14:paraId="22CE3D09" w14:textId="77777777"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○材料力学の理論式に従うたわみ曲線</w:t>
      </w:r>
    </w:p>
    <w:p w14:paraId="704E2F7A" w14:textId="77777777" w:rsidR="007213E3" w:rsidRDefault="007213E3" w:rsidP="007213E3">
      <w:pPr>
        <w:rPr>
          <w:rFonts w:ascii="Times New Roman" w:hAnsi="Times New Roman" w:cs="Times New Roman"/>
        </w:rPr>
      </w:pPr>
    </w:p>
    <w:p w14:paraId="20BF4A7B" w14:textId="5D87AE56" w:rsidR="001F4CA3" w:rsidRDefault="00645C54" w:rsidP="00C709FF">
      <w:pPr>
        <w:jc w:val="center"/>
        <w:rPr>
          <w:rFonts w:ascii="Times New Roman" w:hAnsi="Times New Roman" w:cs="Times New Roman"/>
        </w:rPr>
      </w:pPr>
      <w:r>
        <w:rPr>
          <w:noProof/>
        </w:rPr>
        <w:drawing>
          <wp:inline distT="0" distB="0" distL="0" distR="0" wp14:anchorId="083AF642" wp14:editId="2D044E6A">
            <wp:extent cx="3414201" cy="1855912"/>
            <wp:effectExtent l="0" t="0" r="15240" b="11430"/>
            <wp:docPr id="1720510466" name="グラフ 12">
              <a:extLst xmlns:a="http://schemas.openxmlformats.org/drawingml/2006/main">
                <a:ext uri="{FF2B5EF4-FFF2-40B4-BE49-F238E27FC236}">
                  <a16:creationId xmlns:a16="http://schemas.microsoft.com/office/drawing/2014/main" id="{98106CDA-9786-F6D1-9F0E-6AA777145F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D8A95E" w14:textId="69230AAF" w:rsidR="00973C0E" w:rsidRDefault="00973C0E" w:rsidP="00973C0E">
      <w:pPr>
        <w:ind w:firstLineChars="1350" w:firstLine="2835"/>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3-3</w:t>
      </w:r>
      <w:r>
        <w:rPr>
          <w:rFonts w:ascii="Times New Roman" w:hAnsi="Times New Roman" w:cs="Times New Roman" w:hint="eastAsia"/>
        </w:rPr>
        <w:t xml:space="preserve">　たわみ曲線の理論解と解析結果</w:t>
      </w:r>
    </w:p>
    <w:p w14:paraId="1FE16FF2" w14:textId="77777777" w:rsidR="00973C0E" w:rsidRDefault="00973C0E" w:rsidP="00973C0E">
      <w:pPr>
        <w:ind w:firstLineChars="1350" w:firstLine="2835"/>
        <w:jc w:val="center"/>
        <w:rPr>
          <w:rFonts w:ascii="Times New Roman" w:hAnsi="Times New Roman" w:cs="Times New Roman"/>
        </w:rPr>
      </w:pPr>
    </w:p>
    <w:p w14:paraId="38ED2C70" w14:textId="77777777" w:rsidR="003752B0" w:rsidRDefault="003752B0" w:rsidP="00645C54">
      <w:pPr>
        <w:ind w:firstLineChars="1350" w:firstLine="2835"/>
        <w:rPr>
          <w:rFonts w:ascii="Times New Roman" w:hAnsi="Times New Roman" w:cs="Times New Roman"/>
        </w:rPr>
      </w:pPr>
    </w:p>
    <w:p w14:paraId="7890C1A4" w14:textId="39CD0A0E" w:rsidR="003752B0" w:rsidRDefault="00973C0E" w:rsidP="007213E3">
      <w:pPr>
        <w:ind w:firstLineChars="1350" w:firstLine="2835"/>
        <w:rPr>
          <w:rFonts w:ascii="Times New Roman" w:hAnsi="Times New Roman" w:cs="Times New Roman"/>
        </w:rPr>
      </w:pPr>
      <w:r>
        <w:rPr>
          <w:rFonts w:ascii="Times New Roman" w:hAnsi="Times New Roman" w:cs="Times New Roman" w:hint="eastAsia"/>
          <w:noProof/>
        </w:rPr>
        <w:drawing>
          <wp:inline distT="0" distB="0" distL="0" distR="0" wp14:anchorId="0A07948E" wp14:editId="0D6D6405">
            <wp:extent cx="3722360" cy="2409246"/>
            <wp:effectExtent l="0" t="0" r="0" b="0"/>
            <wp:docPr id="1214776869"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05997" name="図 15" descr="グラフ, 折れ線グラフ&#10;&#10;自動的に生成された説明"/>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39610" cy="2420411"/>
                    </a:xfrm>
                    <a:prstGeom prst="rect">
                      <a:avLst/>
                    </a:prstGeom>
                  </pic:spPr>
                </pic:pic>
              </a:graphicData>
            </a:graphic>
          </wp:inline>
        </w:drawing>
      </w:r>
    </w:p>
    <w:p w14:paraId="234A629F" w14:textId="3A987EE0" w:rsidR="00973C0E" w:rsidRDefault="00973C0E" w:rsidP="00973C0E">
      <w:pPr>
        <w:ind w:firstLineChars="1300" w:firstLine="2730"/>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sidR="00A67652">
        <w:rPr>
          <w:rFonts w:ascii="Times New Roman" w:hAnsi="Times New Roman" w:cs="Times New Roman" w:hint="eastAsia"/>
        </w:rPr>
        <w:t>４</w:t>
      </w:r>
      <w:r>
        <w:rPr>
          <w:rFonts w:ascii="Times New Roman" w:hAnsi="Times New Roman" w:cs="Times New Roman" w:hint="eastAsia"/>
        </w:rPr>
        <w:t xml:space="preserve">　メッシュサイズと最大たわみ量</w:t>
      </w:r>
    </w:p>
    <w:p w14:paraId="75DBD42E" w14:textId="77777777" w:rsidR="00B16246" w:rsidRPr="001D056A" w:rsidRDefault="00B16246" w:rsidP="00973C0E">
      <w:pPr>
        <w:jc w:val="center"/>
        <w:rPr>
          <w:rFonts w:ascii="Times New Roman" w:hAnsi="Times New Roman" w:cs="Times New Roman"/>
        </w:rPr>
      </w:pPr>
    </w:p>
    <w:p w14:paraId="65081A81" w14:textId="6714AC56" w:rsidR="00BA699B" w:rsidRDefault="00BA699B">
      <w:pPr>
        <w:rPr>
          <w:rFonts w:ascii="Times New Roman" w:hAnsi="Times New Roman" w:cs="Times New Roman"/>
        </w:rPr>
      </w:pPr>
      <w:r>
        <w:rPr>
          <w:rFonts w:ascii="Times New Roman" w:hAnsi="Times New Roman" w:cs="Times New Roman" w:hint="eastAsia"/>
        </w:rPr>
        <w:t xml:space="preserve">　【考察】</w:t>
      </w:r>
    </w:p>
    <w:p w14:paraId="4A9920D5" w14:textId="2F7B9441" w:rsidR="00284061" w:rsidRDefault="00D74115" w:rsidP="00862831">
      <w:pP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3-3</w:t>
      </w:r>
      <w:r>
        <w:rPr>
          <w:rFonts w:ascii="Times New Roman" w:hAnsi="Times New Roman" w:cs="Times New Roman" w:hint="eastAsia"/>
        </w:rPr>
        <w:t>を見ると</w:t>
      </w:r>
      <w:r w:rsidR="00E0006A">
        <w:rPr>
          <w:rFonts w:ascii="Times New Roman" w:hAnsi="Times New Roman" w:cs="Times New Roman" w:hint="eastAsia"/>
        </w:rPr>
        <w:t>メッシュサイズにかかかわらず</w:t>
      </w:r>
      <w:r w:rsidR="00F87187">
        <w:rPr>
          <w:rFonts w:ascii="Times New Roman" w:hAnsi="Times New Roman" w:cs="Times New Roman" w:hint="eastAsia"/>
        </w:rPr>
        <w:t>，理論式と大差ないように見えるが，</w:t>
      </w:r>
      <w:r w:rsidR="004562A6">
        <w:rPr>
          <w:rFonts w:ascii="Times New Roman" w:hAnsi="Times New Roman" w:cs="Times New Roman" w:hint="eastAsia"/>
        </w:rPr>
        <w:t>はりの最大たわみ量に関して，</w:t>
      </w:r>
      <w:r w:rsidR="004562A6" w:rsidRPr="00BB713C">
        <w:rPr>
          <w:rFonts w:ascii="Times New Roman" w:hAnsi="Times New Roman" w:cs="Times New Roman"/>
        </w:rPr>
        <w:t>材料力学</w:t>
      </w:r>
      <w:r w:rsidR="004562A6">
        <w:rPr>
          <w:rFonts w:ascii="Times New Roman" w:hAnsi="Times New Roman" w:cs="Times New Roman" w:hint="eastAsia"/>
        </w:rPr>
        <w:t>における理論値</w:t>
      </w:r>
      <w:r w:rsidR="004562A6" w:rsidRPr="00BB713C">
        <w:rPr>
          <w:rFonts w:ascii="Times New Roman" w:hAnsi="Times New Roman" w:cs="Times New Roman"/>
        </w:rPr>
        <w:t>と</w:t>
      </w:r>
      <w:r w:rsidR="004562A6">
        <w:rPr>
          <w:rFonts w:ascii="Times New Roman" w:hAnsi="Times New Roman" w:cs="Times New Roman" w:hint="eastAsia"/>
        </w:rPr>
        <w:t>異なるメッシュサイズにおける解析結果を</w:t>
      </w:r>
      <w:r w:rsidR="004562A6" w:rsidRPr="00BB713C">
        <w:rPr>
          <w:rFonts w:ascii="Times New Roman" w:hAnsi="Times New Roman" w:cs="Times New Roman"/>
        </w:rPr>
        <w:t>比較</w:t>
      </w:r>
      <w:r w:rsidR="004562A6">
        <w:rPr>
          <w:rFonts w:ascii="Times New Roman" w:hAnsi="Times New Roman" w:cs="Times New Roman" w:hint="eastAsia"/>
        </w:rPr>
        <w:t>すると図</w:t>
      </w:r>
      <w:r w:rsidR="004562A6">
        <w:rPr>
          <w:rFonts w:ascii="Times New Roman" w:hAnsi="Times New Roman" w:cs="Times New Roman" w:hint="eastAsia"/>
        </w:rPr>
        <w:t>3-</w:t>
      </w:r>
      <w:r w:rsidR="00A67652">
        <w:rPr>
          <w:rFonts w:ascii="Times New Roman" w:hAnsi="Times New Roman" w:cs="Times New Roman" w:hint="eastAsia"/>
        </w:rPr>
        <w:t>４</w:t>
      </w:r>
      <w:r w:rsidR="004562A6">
        <w:rPr>
          <w:rFonts w:ascii="Times New Roman" w:hAnsi="Times New Roman" w:cs="Times New Roman" w:hint="eastAsia"/>
        </w:rPr>
        <w:t>のようになった．</w:t>
      </w:r>
    </w:p>
    <w:p w14:paraId="6957CD8D" w14:textId="1F885080" w:rsidR="007E6FD4" w:rsidRDefault="007752FB" w:rsidP="00626C18">
      <w:pPr>
        <w:ind w:firstLineChars="100" w:firstLine="210"/>
        <w:rPr>
          <w:rFonts w:ascii="Times New Roman" w:hAnsi="Times New Roman" w:cs="Times New Roman"/>
        </w:rPr>
      </w:pPr>
      <w:r>
        <w:rPr>
          <w:rFonts w:ascii="Times New Roman" w:hAnsi="Times New Roman" w:cs="Times New Roman" w:hint="eastAsia"/>
        </w:rPr>
        <w:t>メッシュサイズが小さい方が理論式に近い値になると分かった．また，完全固定条件よりも，摩擦なし支持の方が</w:t>
      </w:r>
      <w:r w:rsidR="00CD56D2">
        <w:rPr>
          <w:rFonts w:ascii="Times New Roman" w:hAnsi="Times New Roman" w:cs="Times New Roman" w:hint="eastAsia"/>
        </w:rPr>
        <w:t>理論式の値に近いと分かった．</w:t>
      </w:r>
    </w:p>
    <w:p w14:paraId="54900402" w14:textId="77777777" w:rsidR="00461853" w:rsidRDefault="00461853" w:rsidP="004562A6">
      <w:pPr>
        <w:ind w:firstLineChars="1300" w:firstLine="2730"/>
        <w:rPr>
          <w:rFonts w:ascii="Times New Roman" w:hAnsi="Times New Roman" w:cs="Times New Roman"/>
        </w:rPr>
      </w:pPr>
    </w:p>
    <w:p w14:paraId="193DBFB3" w14:textId="77777777" w:rsidR="00461853" w:rsidRDefault="00461853" w:rsidP="004562A6">
      <w:pPr>
        <w:ind w:firstLineChars="1300" w:firstLine="2730"/>
        <w:rPr>
          <w:rFonts w:ascii="Times New Roman" w:hAnsi="Times New Roman" w:cs="Times New Roman"/>
        </w:rPr>
      </w:pPr>
    </w:p>
    <w:p w14:paraId="7A249AFB" w14:textId="5B3970AE" w:rsidR="00BA699B" w:rsidRDefault="00BA699B" w:rsidP="00055CC6">
      <w:pPr>
        <w:rPr>
          <w:rFonts w:ascii="Times New Roman" w:hAnsi="Times New Roman" w:cs="Times New Roman"/>
        </w:rPr>
      </w:pPr>
      <w:r w:rsidRPr="00BB713C">
        <w:rPr>
          <w:rFonts w:ascii="Times New Roman" w:hAnsi="Times New Roman" w:cs="Times New Roman"/>
        </w:rPr>
        <w:t>課題</w:t>
      </w:r>
      <w:r>
        <w:rPr>
          <w:rFonts w:ascii="Times New Roman" w:hAnsi="Times New Roman" w:cs="Times New Roman" w:hint="eastAsia"/>
        </w:rPr>
        <w:t>Ⅱ</w:t>
      </w:r>
      <w:r w:rsidRPr="00BB713C">
        <w:rPr>
          <w:rFonts w:ascii="Times New Roman" w:hAnsi="Times New Roman" w:cs="Times New Roman"/>
        </w:rPr>
        <w:t xml:space="preserve">　</w:t>
      </w:r>
      <w:r>
        <w:rPr>
          <w:rFonts w:ascii="Times New Roman" w:hAnsi="Times New Roman" w:cs="Times New Roman" w:hint="eastAsia"/>
        </w:rPr>
        <w:t>等分布荷重を受ける両端固定はりのたわみ・応力解析</w:t>
      </w:r>
      <w:r w:rsidR="001D056A">
        <w:rPr>
          <w:rFonts w:ascii="Times New Roman" w:hAnsi="Times New Roman" w:cs="Times New Roman" w:hint="eastAsia"/>
        </w:rPr>
        <w:t>結果</w:t>
      </w:r>
    </w:p>
    <w:p w14:paraId="13A2141C" w14:textId="36B86742" w:rsidR="00E402AB" w:rsidRDefault="00D73097" w:rsidP="00ED7BDF">
      <w:pPr>
        <w:ind w:leftChars="270" w:left="848" w:hangingChars="134" w:hanging="281"/>
        <w:rPr>
          <w:rFonts w:ascii="Times New Roman" w:hAnsi="Times New Roman" w:cs="Times New Roman"/>
        </w:rPr>
      </w:pPr>
      <w:r>
        <w:rPr>
          <w:rFonts w:ascii="Times New Roman" w:hAnsi="Times New Roman" w:cs="Times New Roman" w:hint="eastAsia"/>
        </w:rPr>
        <w:t>【課題概要】</w:t>
      </w:r>
    </w:p>
    <w:p w14:paraId="01615FB5" w14:textId="6241636B" w:rsidR="00D760E1" w:rsidRDefault="00D760E1" w:rsidP="00D760E1">
      <w:pPr>
        <w:ind w:leftChars="606" w:left="1273" w:firstLineChars="1" w:firstLine="2"/>
        <w:rPr>
          <w:rFonts w:ascii="Times New Roman" w:hAnsi="Times New Roman" w:cs="Times New Roman"/>
        </w:rPr>
      </w:pPr>
      <w:r w:rsidRPr="00DE3830">
        <w:rPr>
          <w:rFonts w:ascii="Times New Roman" w:hAnsi="Times New Roman" w:cs="Times New Roman"/>
        </w:rPr>
        <w:t>四面体要素を用いてモデルをつくり，有限要素解析を行う．</w:t>
      </w:r>
      <w:r w:rsidRPr="00BB713C">
        <w:rPr>
          <w:rFonts w:ascii="Times New Roman" w:hAnsi="Times New Roman" w:cs="Times New Roman"/>
        </w:rPr>
        <w:t>図</w:t>
      </w:r>
      <w:r w:rsidRPr="00BB713C">
        <w:rPr>
          <w:rFonts w:ascii="Times New Roman" w:hAnsi="Times New Roman" w:cs="Times New Roman"/>
        </w:rPr>
        <w:t>3-1</w:t>
      </w:r>
      <w:r>
        <w:rPr>
          <w:rFonts w:ascii="Times New Roman" w:hAnsi="Times New Roman" w:cs="Times New Roman" w:hint="eastAsia"/>
        </w:rPr>
        <w:t>に示す</w:t>
      </w:r>
      <w:r w:rsidRPr="00DE3830">
        <w:rPr>
          <w:rFonts w:ascii="Times New Roman" w:hAnsi="Times New Roman" w:cs="Times New Roman"/>
        </w:rPr>
        <w:t>中立軸</w:t>
      </w:r>
      <w:r w:rsidRPr="00DE3830">
        <w:rPr>
          <w:rFonts w:ascii="Times New Roman" w:hAnsi="Times New Roman" w:cs="Times New Roman"/>
        </w:rPr>
        <w:t>(</w:t>
      </w:r>
      <w:r w:rsidRPr="00DE3830">
        <w:rPr>
          <w:rFonts w:ascii="Times New Roman" w:hAnsi="Times New Roman" w:cs="Times New Roman"/>
        </w:rPr>
        <w:t>点</w:t>
      </w:r>
      <w:r w:rsidRPr="00DE3830">
        <w:rPr>
          <w:rFonts w:ascii="Times New Roman" w:hAnsi="Times New Roman" w:cs="Times New Roman"/>
        </w:rPr>
        <w:t>a-</w:t>
      </w:r>
      <w:r w:rsidRPr="00DE3830">
        <w:rPr>
          <w:rFonts w:ascii="Times New Roman" w:hAnsi="Times New Roman" w:cs="Times New Roman"/>
        </w:rPr>
        <w:t>点</w:t>
      </w:r>
      <w:r w:rsidRPr="00DE3830">
        <w:rPr>
          <w:rFonts w:ascii="Times New Roman" w:hAnsi="Times New Roman" w:cs="Times New Roman"/>
        </w:rPr>
        <w:t>b)</w:t>
      </w:r>
      <w:r w:rsidRPr="00DE3830">
        <w:rPr>
          <w:rFonts w:ascii="Times New Roman" w:hAnsi="Times New Roman" w:cs="Times New Roman"/>
        </w:rPr>
        <w:t>の</w:t>
      </w:r>
      <w:r w:rsidRPr="00DE3830">
        <w:rPr>
          <w:rFonts w:ascii="Times New Roman" w:hAnsi="Times New Roman" w:cs="Times New Roman"/>
        </w:rPr>
        <w:t>Y</w:t>
      </w:r>
      <w:r w:rsidRPr="00DE3830">
        <w:rPr>
          <w:rFonts w:ascii="Times New Roman" w:hAnsi="Times New Roman" w:cs="Times New Roman"/>
        </w:rPr>
        <w:t>方向変位（</w:t>
      </w:r>
      <w:r w:rsidRPr="00DE3830">
        <w:rPr>
          <w:rFonts w:ascii="Times New Roman" w:hAnsi="Times New Roman" w:cs="Times New Roman"/>
        </w:rPr>
        <w:t>UY)</w:t>
      </w:r>
      <w:r w:rsidRPr="00DE3830">
        <w:rPr>
          <w:rFonts w:ascii="Times New Roman" w:hAnsi="Times New Roman" w:cs="Times New Roman"/>
        </w:rPr>
        <w:t>，ならびに板中央部の板厚方向</w:t>
      </w:r>
      <w:r w:rsidRPr="00DE3830">
        <w:rPr>
          <w:rFonts w:ascii="Times New Roman" w:hAnsi="Times New Roman" w:cs="Times New Roman"/>
        </w:rPr>
        <w:t>(</w:t>
      </w:r>
      <w:r w:rsidRPr="00DE3830">
        <w:rPr>
          <w:rFonts w:ascii="Times New Roman" w:hAnsi="Times New Roman" w:cs="Times New Roman"/>
        </w:rPr>
        <w:t>点</w:t>
      </w:r>
      <w:r w:rsidRPr="00DE3830">
        <w:rPr>
          <w:rFonts w:ascii="Times New Roman" w:hAnsi="Times New Roman" w:cs="Times New Roman"/>
        </w:rPr>
        <w:t>c-</w:t>
      </w:r>
      <w:r w:rsidRPr="00DE3830">
        <w:rPr>
          <w:rFonts w:ascii="Times New Roman" w:hAnsi="Times New Roman" w:cs="Times New Roman"/>
        </w:rPr>
        <w:t>点</w:t>
      </w:r>
      <w:r w:rsidRPr="00DE3830">
        <w:rPr>
          <w:rFonts w:ascii="Times New Roman" w:hAnsi="Times New Roman" w:cs="Times New Roman"/>
        </w:rPr>
        <w:t>d)</w:t>
      </w:r>
      <w:r w:rsidRPr="00DE3830">
        <w:rPr>
          <w:rFonts w:ascii="Times New Roman" w:hAnsi="Times New Roman" w:cs="Times New Roman"/>
        </w:rPr>
        <w:t>の曲げ応力</w:t>
      </w:r>
      <w:r w:rsidRPr="00DE3830">
        <w:rPr>
          <w:rFonts w:ascii="Times New Roman" w:hAnsi="Times New Roman" w:cs="Times New Roman"/>
        </w:rPr>
        <w:t>(SX)</w:t>
      </w:r>
      <w:r w:rsidRPr="00DE3830">
        <w:rPr>
          <w:rFonts w:ascii="Times New Roman" w:hAnsi="Times New Roman" w:cs="Times New Roman"/>
        </w:rPr>
        <w:t>分布を求める．得られた変位・応力を材料力学の理論値</w:t>
      </w:r>
      <w:r w:rsidRPr="00A27F13">
        <w:rPr>
          <w:rFonts w:ascii="Times New Roman" w:hAnsi="Times New Roman" w:cs="Times New Roman"/>
          <w:i/>
          <w:iCs/>
        </w:rPr>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roofErr w:type="spellStart"/>
      <w:r w:rsidRPr="00DE3830">
        <w:rPr>
          <w:rFonts w:ascii="Times New Roman" w:hAnsi="Times New Roman" w:cs="Times New Roman"/>
        </w:rPr>
        <w:t>σ</w:t>
      </w:r>
      <w:r w:rsidRPr="00651F5F">
        <w:rPr>
          <w:rFonts w:ascii="Times New Roman" w:hAnsi="Times New Roman" w:cs="Times New Roman"/>
          <w:i/>
          <w:iCs/>
          <w:vertAlign w:val="subscript"/>
        </w:rPr>
        <w:t>x</w:t>
      </w:r>
      <w:proofErr w:type="spellEnd"/>
      <w:r w:rsidRPr="00A27F13">
        <w:rPr>
          <w:rFonts w:ascii="Times New Roman" w:hAnsi="Times New Roman" w:cs="Times New Roman"/>
        </w:rPr>
        <w:t>(</w:t>
      </w:r>
      <w:r w:rsidRPr="00A27F13">
        <w:rPr>
          <w:rFonts w:ascii="Times New Roman" w:hAnsi="Times New Roman" w:cs="Times New Roman"/>
          <w:i/>
          <w:iCs/>
        </w:rPr>
        <w:t>x</w:t>
      </w:r>
      <w:r>
        <w:rPr>
          <w:rFonts w:ascii="Times New Roman" w:hAnsi="Times New Roman" w:cs="Times New Roman"/>
          <w:i/>
          <w:iCs/>
        </w:rPr>
        <w:t>, y</w:t>
      </w:r>
      <w:r w:rsidRPr="00A27F13">
        <w:rPr>
          <w:rFonts w:ascii="Times New Roman" w:hAnsi="Times New Roman" w:cs="Times New Roman"/>
        </w:rPr>
        <w:t>)</w:t>
      </w:r>
      <w:r w:rsidRPr="00DE3830">
        <w:rPr>
          <w:rFonts w:ascii="Times New Roman" w:hAnsi="Times New Roman" w:cs="Times New Roman"/>
        </w:rPr>
        <w:t>と比較し，最適なメッシュ作成条件を見出す．</w:t>
      </w:r>
    </w:p>
    <w:p w14:paraId="6BACCB46" w14:textId="77777777" w:rsidR="00D760E1" w:rsidRDefault="00D760E1" w:rsidP="00F25B3D">
      <w:pPr>
        <w:ind w:leftChars="270" w:left="567"/>
        <w:rPr>
          <w:rFonts w:ascii="Times New Roman" w:hAnsi="Times New Roman" w:cs="Times New Roman" w:hint="eastAsia"/>
        </w:rPr>
      </w:pPr>
    </w:p>
    <w:p w14:paraId="3BFF07C3" w14:textId="77777777" w:rsidR="00D73097" w:rsidRDefault="00D73097" w:rsidP="00D73097">
      <w:pPr>
        <w:ind w:leftChars="270" w:left="567"/>
        <w:rPr>
          <w:rFonts w:ascii="Times New Roman" w:hAnsi="Times New Roman" w:cs="Times New Roman"/>
        </w:rPr>
      </w:pPr>
      <w:r>
        <w:rPr>
          <w:rFonts w:ascii="Times New Roman" w:hAnsi="Times New Roman" w:cs="Times New Roman" w:hint="eastAsia"/>
        </w:rPr>
        <w:t>【解析条件】</w:t>
      </w:r>
    </w:p>
    <w:p w14:paraId="6AE1CBEF" w14:textId="590CAAA4" w:rsidR="00ED7BDF" w:rsidRDefault="00ED7BDF" w:rsidP="00ED7BDF">
      <w:pPr>
        <w:ind w:leftChars="270" w:left="848" w:hangingChars="134" w:hanging="281"/>
        <w:rPr>
          <w:rFonts w:ascii="Times New Roman" w:hAnsi="Times New Roman" w:cs="Times New Roman"/>
        </w:rPr>
      </w:pPr>
      <w:r>
        <w:rPr>
          <w:rFonts w:ascii="Times New Roman" w:hAnsi="Times New Roman" w:cs="Times New Roman" w:hint="eastAsia"/>
        </w:rPr>
        <w:t>解析対象モデルを図</w:t>
      </w:r>
      <w:r>
        <w:rPr>
          <w:rFonts w:ascii="Times New Roman" w:hAnsi="Times New Roman" w:cs="Times New Roman" w:hint="eastAsia"/>
        </w:rPr>
        <w:t>3-3</w:t>
      </w:r>
      <w:r>
        <w:rPr>
          <w:rFonts w:ascii="Times New Roman" w:hAnsi="Times New Roman" w:cs="Times New Roman" w:hint="eastAsia"/>
        </w:rPr>
        <w:t>に示す．</w:t>
      </w:r>
    </w:p>
    <w:p w14:paraId="735976D9" w14:textId="77777777" w:rsidR="00ED7BDF" w:rsidRDefault="00ED7BDF" w:rsidP="00ED7BDF">
      <w:pPr>
        <w:ind w:leftChars="269" w:left="565" w:firstLine="2"/>
        <w:rPr>
          <w:rFonts w:ascii="Times New Roman" w:hAnsi="Times New Roman" w:cs="Times New Roman"/>
        </w:rPr>
      </w:pPr>
      <w:r w:rsidRPr="0070160B">
        <w:rPr>
          <w:rFonts w:ascii="Times New Roman" w:hAnsi="Times New Roman" w:cs="Times New Roman"/>
        </w:rPr>
        <w:t>モデルの形状</w:t>
      </w:r>
      <w:r>
        <w:rPr>
          <w:rFonts w:ascii="Times New Roman" w:hAnsi="Times New Roman" w:cs="Times New Roman" w:hint="eastAsia"/>
        </w:rPr>
        <w:t>・</w:t>
      </w:r>
      <w:r w:rsidRPr="0070160B">
        <w:rPr>
          <w:rFonts w:ascii="Times New Roman" w:hAnsi="Times New Roman" w:cs="Times New Roman"/>
        </w:rPr>
        <w:t>寸法</w:t>
      </w:r>
      <w:r>
        <w:rPr>
          <w:rFonts w:ascii="Times New Roman" w:hAnsi="Times New Roman" w:cs="Times New Roman" w:hint="eastAsia"/>
        </w:rPr>
        <w:t>：</w:t>
      </w:r>
      <w:r w:rsidRPr="0070160B">
        <w:rPr>
          <w:rFonts w:ascii="Times New Roman" w:hAnsi="Times New Roman" w:cs="Times New Roman" w:hint="eastAsia"/>
        </w:rPr>
        <w:t>長さ：</w:t>
      </w:r>
      <w:r w:rsidRPr="0070160B">
        <w:rPr>
          <w:rFonts w:ascii="Times New Roman" w:hAnsi="Times New Roman" w:cs="Times New Roman" w:hint="eastAsia"/>
        </w:rPr>
        <w:t>200mm</w:t>
      </w:r>
      <w:r>
        <w:rPr>
          <w:rFonts w:ascii="Times New Roman" w:hAnsi="Times New Roman" w:cs="Times New Roman" w:hint="eastAsia"/>
        </w:rPr>
        <w:t>×</w:t>
      </w:r>
      <w:r>
        <w:rPr>
          <w:rFonts w:ascii="Times New Roman" w:hAnsi="Times New Roman" w:cs="Times New Roman" w:hint="eastAsia"/>
        </w:rPr>
        <w:t>2</w:t>
      </w:r>
      <w:r w:rsidRPr="0070160B">
        <w:rPr>
          <w:rFonts w:ascii="Times New Roman" w:hAnsi="Times New Roman" w:cs="Times New Roman" w:hint="eastAsia"/>
        </w:rPr>
        <w:t>0mm</w:t>
      </w:r>
      <w:r>
        <w:rPr>
          <w:rFonts w:ascii="Times New Roman" w:hAnsi="Times New Roman" w:cs="Times New Roman" w:hint="eastAsia"/>
        </w:rPr>
        <w:t>×</w:t>
      </w:r>
      <w:r w:rsidRPr="0070160B">
        <w:rPr>
          <w:rFonts w:ascii="Times New Roman" w:hAnsi="Times New Roman" w:cs="Times New Roman" w:hint="eastAsia"/>
        </w:rPr>
        <w:t>10mm</w:t>
      </w:r>
      <w:r>
        <w:rPr>
          <w:rFonts w:ascii="Times New Roman" w:hAnsi="Times New Roman" w:cs="Times New Roman" w:hint="eastAsia"/>
        </w:rPr>
        <w:t>の直方体</w:t>
      </w:r>
    </w:p>
    <w:p w14:paraId="4A3159BE" w14:textId="77777777" w:rsidR="00ED7BDF" w:rsidRDefault="00ED7BDF" w:rsidP="00ED7BDF">
      <w:pPr>
        <w:ind w:leftChars="269" w:left="565" w:firstLine="2"/>
        <w:rPr>
          <w:rFonts w:ascii="Times New Roman" w:hAnsi="Times New Roman" w:cs="Times New Roman"/>
        </w:rPr>
      </w:pPr>
      <w:r w:rsidRPr="0070160B">
        <w:rPr>
          <w:rFonts w:ascii="Times New Roman" w:hAnsi="Times New Roman" w:cs="Times New Roman"/>
        </w:rPr>
        <w:t>材料特性</w:t>
      </w:r>
      <w:r>
        <w:rPr>
          <w:rFonts w:ascii="Times New Roman" w:hAnsi="Times New Roman" w:cs="Times New Roman" w:hint="eastAsia"/>
        </w:rPr>
        <w:t>：</w:t>
      </w:r>
      <w:r w:rsidRPr="0070160B">
        <w:rPr>
          <w:rFonts w:ascii="Times New Roman" w:hAnsi="Times New Roman" w:cs="Times New Roman" w:hint="eastAsia"/>
        </w:rPr>
        <w:t>ヤング率：</w:t>
      </w:r>
      <w:r w:rsidRPr="0070160B">
        <w:rPr>
          <w:rFonts w:ascii="Times New Roman" w:hAnsi="Times New Roman" w:cs="Times New Roman" w:hint="eastAsia"/>
        </w:rPr>
        <w:t>200GPa</w:t>
      </w:r>
      <w:r w:rsidRPr="0070160B">
        <w:rPr>
          <w:rFonts w:ascii="Times New Roman" w:hAnsi="Times New Roman" w:cs="Times New Roman" w:hint="eastAsia"/>
        </w:rPr>
        <w:t xml:space="preserve">　ポアソン比：</w:t>
      </w:r>
      <w:r w:rsidRPr="0070160B">
        <w:rPr>
          <w:rFonts w:ascii="Times New Roman" w:hAnsi="Times New Roman" w:cs="Times New Roman" w:hint="eastAsia"/>
        </w:rPr>
        <w:t>0.3</w:t>
      </w:r>
    </w:p>
    <w:p w14:paraId="624CB20D" w14:textId="362701D3" w:rsidR="00ED7BDF" w:rsidRDefault="00ED7BDF" w:rsidP="00ED7BDF">
      <w:pPr>
        <w:ind w:leftChars="269" w:left="565" w:firstLine="2"/>
        <w:rPr>
          <w:rFonts w:ascii="Times New Roman" w:hAnsi="Times New Roman" w:cs="Times New Roman"/>
        </w:rPr>
      </w:pPr>
      <w:r w:rsidRPr="0070160B">
        <w:rPr>
          <w:rFonts w:ascii="Times New Roman" w:hAnsi="Times New Roman" w:cs="Times New Roman"/>
        </w:rPr>
        <w:lastRenderedPageBreak/>
        <w:t>メッシ</w:t>
      </w:r>
      <w:r>
        <w:rPr>
          <w:rFonts w:ascii="Times New Roman" w:hAnsi="Times New Roman" w:cs="Times New Roman" w:hint="eastAsia"/>
        </w:rPr>
        <w:t>ング</w:t>
      </w:r>
      <w:r w:rsidRPr="0070160B">
        <w:rPr>
          <w:rFonts w:ascii="Times New Roman" w:hAnsi="Times New Roman" w:cs="Times New Roman"/>
        </w:rPr>
        <w:t>方法</w:t>
      </w:r>
      <w:r>
        <w:rPr>
          <w:rFonts w:ascii="Times New Roman" w:hAnsi="Times New Roman" w:cs="Times New Roman" w:hint="eastAsia"/>
        </w:rPr>
        <w:t>：</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Pr>
          <w:rFonts w:ascii="Times New Roman" w:hAnsi="Times New Roman" w:cs="Times New Roman" w:hint="eastAsia"/>
        </w:rPr>
        <w:t xml:space="preserve"> </w:t>
      </w:r>
      <w:r w:rsidR="002F1D02">
        <w:rPr>
          <w:rFonts w:ascii="Times New Roman" w:hAnsi="Times New Roman" w:cs="Times New Roman" w:hint="eastAsia"/>
        </w:rPr>
        <w:t>ｍｍ</w:t>
      </w:r>
    </w:p>
    <w:p w14:paraId="3357895F" w14:textId="78EAFC35" w:rsidR="00ED7BDF" w:rsidRDefault="00ED7BDF" w:rsidP="00ED7BDF">
      <w:pPr>
        <w:ind w:leftChars="269" w:left="565" w:firstLine="2"/>
        <w:rPr>
          <w:rFonts w:ascii="Times New Roman" w:hAnsi="Times New Roman" w:cs="Times New Roman"/>
        </w:rPr>
      </w:pPr>
      <w:r w:rsidRPr="0070160B">
        <w:rPr>
          <w:rFonts w:ascii="Times New Roman" w:hAnsi="Times New Roman" w:cs="Times New Roman"/>
        </w:rPr>
        <w:t>境界条件</w:t>
      </w:r>
      <w:r>
        <w:rPr>
          <w:rFonts w:ascii="Times New Roman" w:hAnsi="Times New Roman" w:cs="Times New Roman" w:hint="eastAsia"/>
        </w:rPr>
        <w:t>：固定端面</w:t>
      </w:r>
      <w:r w:rsidR="002F1D02">
        <w:rPr>
          <w:rFonts w:ascii="Times New Roman" w:hAnsi="Times New Roman" w:cs="Times New Roman" w:hint="eastAsia"/>
        </w:rPr>
        <w:t>は</w:t>
      </w:r>
      <w:r>
        <w:rPr>
          <w:rFonts w:ascii="Times New Roman" w:hAnsi="Times New Roman" w:cs="Times New Roman" w:hint="eastAsia"/>
        </w:rPr>
        <w:t>完全固定（端面の各要素は</w:t>
      </w:r>
      <w:r>
        <w:rPr>
          <w:rFonts w:ascii="Times New Roman" w:hAnsi="Times New Roman" w:cs="Times New Roman" w:hint="eastAsia"/>
        </w:rPr>
        <w:t>X</w:t>
      </w:r>
      <w:r>
        <w:rPr>
          <w:rFonts w:ascii="Times New Roman" w:hAnsi="Times New Roman" w:cs="Times New Roman" w:hint="eastAsia"/>
        </w:rPr>
        <w:t>，</w:t>
      </w:r>
      <w:r>
        <w:rPr>
          <w:rFonts w:ascii="Times New Roman" w:hAnsi="Times New Roman" w:cs="Times New Roman" w:hint="eastAsia"/>
        </w:rPr>
        <w:t>Y</w:t>
      </w:r>
      <w:r>
        <w:rPr>
          <w:rFonts w:ascii="Times New Roman" w:hAnsi="Times New Roman" w:cs="Times New Roman" w:hint="eastAsia"/>
        </w:rPr>
        <w:t>，</w:t>
      </w:r>
      <w:r>
        <w:rPr>
          <w:rFonts w:ascii="Times New Roman" w:hAnsi="Times New Roman" w:cs="Times New Roman" w:hint="eastAsia"/>
        </w:rPr>
        <w:t>Z</w:t>
      </w:r>
      <w:r>
        <w:rPr>
          <w:rFonts w:ascii="Times New Roman" w:hAnsi="Times New Roman" w:cs="Times New Roman" w:hint="eastAsia"/>
        </w:rPr>
        <w:t>変位，</w:t>
      </w:r>
      <w:r>
        <w:rPr>
          <w:rFonts w:ascii="Times New Roman" w:hAnsi="Times New Roman" w:cs="Times New Roman" w:hint="eastAsia"/>
        </w:rPr>
        <w:t>X</w:t>
      </w:r>
      <w:r>
        <w:rPr>
          <w:rFonts w:ascii="Times New Roman" w:hAnsi="Times New Roman" w:cs="Times New Roman" w:hint="eastAsia"/>
        </w:rPr>
        <w:t>，</w:t>
      </w:r>
      <w:r>
        <w:rPr>
          <w:rFonts w:ascii="Times New Roman" w:hAnsi="Times New Roman" w:cs="Times New Roman" w:hint="eastAsia"/>
        </w:rPr>
        <w:t>Y</w:t>
      </w:r>
      <w:r>
        <w:rPr>
          <w:rFonts w:ascii="Times New Roman" w:hAnsi="Times New Roman" w:cs="Times New Roman" w:hint="eastAsia"/>
        </w:rPr>
        <w:t>，</w:t>
      </w:r>
      <w:r>
        <w:rPr>
          <w:rFonts w:ascii="Times New Roman" w:hAnsi="Times New Roman" w:cs="Times New Roman" w:hint="eastAsia"/>
        </w:rPr>
        <w:t>Z</w:t>
      </w:r>
      <w:r>
        <w:rPr>
          <w:rFonts w:ascii="Times New Roman" w:hAnsi="Times New Roman" w:cs="Times New Roman" w:hint="eastAsia"/>
        </w:rPr>
        <w:t>軸回転をすべて</w:t>
      </w:r>
      <w:r>
        <w:rPr>
          <w:rFonts w:ascii="Times New Roman" w:hAnsi="Times New Roman" w:cs="Times New Roman" w:hint="eastAsia"/>
        </w:rPr>
        <w:t>0</w:t>
      </w:r>
      <w:r>
        <w:rPr>
          <w:rFonts w:ascii="Times New Roman" w:hAnsi="Times New Roman" w:cs="Times New Roman" w:hint="eastAsia"/>
        </w:rPr>
        <w:t>に設定した．</w:t>
      </w:r>
    </w:p>
    <w:p w14:paraId="4547B46E" w14:textId="05D9D072" w:rsidR="00ED7BDF" w:rsidRDefault="00BE3FD5" w:rsidP="00ED7BDF">
      <w:pPr>
        <w:ind w:leftChars="270" w:left="567"/>
        <w:rPr>
          <w:rFonts w:ascii="Times New Roman" w:hAnsi="Times New Roman" w:cs="Times New Roman" w:hint="eastAsia"/>
        </w:rPr>
      </w:pPr>
      <w:r>
        <w:rPr>
          <w:rFonts w:ascii="Times New Roman" w:hAnsi="Times New Roman" w:cs="Times New Roman" w:hint="eastAsia"/>
        </w:rPr>
        <w:t>両端固定</w:t>
      </w:r>
      <w:r w:rsidR="00ED7BDF">
        <w:rPr>
          <w:rFonts w:ascii="Times New Roman" w:hAnsi="Times New Roman" w:cs="Times New Roman" w:hint="eastAsia"/>
        </w:rPr>
        <w:t>：</w:t>
      </w:r>
      <w:r w:rsidR="0081555C">
        <w:rPr>
          <w:rFonts w:ascii="Times New Roman" w:hAnsi="Times New Roman" w:cs="Times New Roman" w:hint="eastAsia"/>
        </w:rPr>
        <w:t>上面に等分布で</w:t>
      </w:r>
      <w:r w:rsidR="00ED7BDF">
        <w:rPr>
          <w:rFonts w:ascii="Times New Roman" w:hAnsi="Times New Roman" w:cs="Times New Roman" w:hint="eastAsia"/>
        </w:rPr>
        <w:t>下向きに</w:t>
      </w:r>
      <w:r w:rsidR="00ED7BDF">
        <w:rPr>
          <w:rFonts w:ascii="Times New Roman" w:hAnsi="Times New Roman" w:cs="Times New Roman" w:hint="eastAsia"/>
        </w:rPr>
        <w:t>100N</w:t>
      </w:r>
      <w:r w:rsidR="00ED7BDF">
        <w:rPr>
          <w:rFonts w:ascii="Times New Roman" w:hAnsi="Times New Roman" w:cs="Times New Roman" w:hint="eastAsia"/>
        </w:rPr>
        <w:t>の荷重を与えた</w:t>
      </w:r>
    </w:p>
    <w:p w14:paraId="208F3688" w14:textId="49C2CB82" w:rsidR="00D73097" w:rsidRDefault="00D73097" w:rsidP="00D73097">
      <w:pPr>
        <w:ind w:leftChars="270" w:left="567"/>
        <w:rPr>
          <w:rFonts w:ascii="Times New Roman" w:hAnsi="Times New Roman" w:cs="Times New Roman"/>
        </w:rPr>
      </w:pPr>
      <w:r>
        <w:rPr>
          <w:rFonts w:ascii="Times New Roman" w:hAnsi="Times New Roman" w:cs="Times New Roman" w:hint="eastAsia"/>
        </w:rPr>
        <w:t>【解析結果】</w:t>
      </w:r>
    </w:p>
    <w:p w14:paraId="42FCB7B0" w14:textId="2D7E3CA6" w:rsidR="00F25B3D" w:rsidRDefault="00F25B3D" w:rsidP="00F25B3D">
      <w:pPr>
        <w:ind w:leftChars="270" w:left="567"/>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中立軸のたわみ</w:t>
      </w:r>
      <w:r w:rsidR="00475727">
        <w:rPr>
          <w:rFonts w:ascii="Times New Roman" w:hAnsi="Times New Roman" w:cs="Times New Roman" w:hint="eastAsia"/>
        </w:rPr>
        <w:t>の分布</w:t>
      </w:r>
    </w:p>
    <w:p w14:paraId="7F00B371" w14:textId="77777777" w:rsidR="001D4A6A" w:rsidRDefault="001D4A6A" w:rsidP="00F25B3D">
      <w:pPr>
        <w:ind w:leftChars="270" w:left="567"/>
        <w:rPr>
          <w:rFonts w:ascii="Times New Roman" w:hAnsi="Times New Roman" w:cs="Times New Roman"/>
        </w:rPr>
      </w:pPr>
    </w:p>
    <w:p w14:paraId="2F40AC11" w14:textId="77777777" w:rsidR="001D4A6A" w:rsidRDefault="001D4A6A" w:rsidP="00F25B3D">
      <w:pPr>
        <w:ind w:leftChars="270" w:left="567"/>
        <w:rPr>
          <w:rFonts w:ascii="Times New Roman" w:hAnsi="Times New Roman" w:cs="Times New Roman"/>
        </w:rPr>
      </w:pPr>
    </w:p>
    <w:p w14:paraId="20EC66D2" w14:textId="77777777" w:rsidR="00ED7BDF" w:rsidRDefault="00ED7BDF" w:rsidP="00F25B3D">
      <w:pPr>
        <w:ind w:leftChars="270" w:left="567"/>
        <w:rPr>
          <w:rFonts w:ascii="Times New Roman" w:hAnsi="Times New Roman" w:cs="Times New Roman"/>
        </w:rPr>
      </w:pPr>
    </w:p>
    <w:p w14:paraId="05D20B3D" w14:textId="77777777" w:rsidR="00ED7BDF" w:rsidRDefault="00ED7BDF" w:rsidP="00F25B3D">
      <w:pPr>
        <w:ind w:leftChars="270" w:left="567"/>
        <w:rPr>
          <w:rFonts w:ascii="Times New Roman" w:hAnsi="Times New Roman" w:cs="Times New Roman"/>
        </w:rPr>
      </w:pPr>
    </w:p>
    <w:p w14:paraId="08390634" w14:textId="77777777" w:rsidR="00ED7BDF" w:rsidRDefault="00ED7BDF" w:rsidP="00F25B3D">
      <w:pPr>
        <w:ind w:leftChars="270" w:left="567"/>
        <w:rPr>
          <w:rFonts w:ascii="Times New Roman" w:hAnsi="Times New Roman" w:cs="Times New Roman"/>
        </w:rPr>
      </w:pPr>
    </w:p>
    <w:p w14:paraId="4AD70C0C" w14:textId="77777777" w:rsidR="00ED7BDF" w:rsidRDefault="00ED7BDF" w:rsidP="00F25B3D">
      <w:pPr>
        <w:ind w:leftChars="270" w:left="567"/>
        <w:rPr>
          <w:rFonts w:ascii="Times New Roman" w:hAnsi="Times New Roman" w:cs="Times New Roman"/>
        </w:rPr>
      </w:pPr>
    </w:p>
    <w:p w14:paraId="165D7499" w14:textId="77777777" w:rsidR="00ED7BDF" w:rsidRDefault="00ED7BDF" w:rsidP="00F25B3D">
      <w:pPr>
        <w:ind w:leftChars="270" w:left="567"/>
        <w:rPr>
          <w:rFonts w:ascii="Times New Roman" w:hAnsi="Times New Roman" w:cs="Times New Roman"/>
        </w:rPr>
      </w:pPr>
    </w:p>
    <w:p w14:paraId="5E9977B3" w14:textId="77777777" w:rsidR="00ED7BDF" w:rsidRDefault="00ED7BDF" w:rsidP="00F25B3D">
      <w:pPr>
        <w:ind w:leftChars="270" w:left="567"/>
        <w:rPr>
          <w:rFonts w:ascii="Times New Roman" w:hAnsi="Times New Roman" w:cs="Times New Roman"/>
        </w:rPr>
      </w:pPr>
    </w:p>
    <w:p w14:paraId="02DC3630" w14:textId="77777777" w:rsidR="00ED7BDF" w:rsidRDefault="00ED7BDF" w:rsidP="00F25B3D">
      <w:pPr>
        <w:ind w:leftChars="270" w:left="567"/>
        <w:rPr>
          <w:rFonts w:ascii="Times New Roman" w:hAnsi="Times New Roman" w:cs="Times New Roman"/>
        </w:rPr>
      </w:pPr>
    </w:p>
    <w:p w14:paraId="66195EC9" w14:textId="32BB926C" w:rsidR="001D4A6A" w:rsidRDefault="001D4A6A" w:rsidP="00F25B3D">
      <w:pPr>
        <w:ind w:leftChars="270" w:left="567"/>
        <w:rPr>
          <w:rFonts w:ascii="Times New Roman" w:hAnsi="Times New Roman" w:cs="Times New Roman"/>
        </w:rPr>
      </w:pPr>
      <w:r>
        <w:rPr>
          <w:noProof/>
        </w:rPr>
        <w:drawing>
          <wp:anchor distT="0" distB="0" distL="114300" distR="114300" simplePos="0" relativeHeight="251658248" behindDoc="0" locked="0" layoutInCell="1" allowOverlap="1" wp14:anchorId="60ECF759" wp14:editId="531D41FC">
            <wp:simplePos x="0" y="0"/>
            <wp:positionH relativeFrom="page">
              <wp:align>center</wp:align>
            </wp:positionH>
            <wp:positionV relativeFrom="paragraph">
              <wp:posOffset>62865</wp:posOffset>
            </wp:positionV>
            <wp:extent cx="6659880" cy="2614295"/>
            <wp:effectExtent l="0" t="0" r="7620" b="0"/>
            <wp:wrapSquare wrapText="bothSides"/>
            <wp:docPr id="648404151" name="図 1" descr="Web サイ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4151" name="図 1" descr="Web サイト が含まれている画像&#10;&#10;自動的に生成された説明"/>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73487A27" w14:textId="218514B0" w:rsidR="00F25B3D" w:rsidRDefault="0037692F" w:rsidP="00F25B3D">
      <w:pPr>
        <w:ind w:leftChars="270" w:left="567"/>
        <w:rPr>
          <w:rFonts w:ascii="Times New Roman" w:hAnsi="Times New Roman" w:cs="Times New Roman"/>
        </w:rPr>
      </w:pPr>
      <w:r>
        <w:rPr>
          <w:noProof/>
        </w:rPr>
        <w:drawing>
          <wp:anchor distT="0" distB="0" distL="114300" distR="114300" simplePos="0" relativeHeight="251658247" behindDoc="0" locked="0" layoutInCell="1" allowOverlap="1" wp14:anchorId="36260861" wp14:editId="32E3400F">
            <wp:simplePos x="0" y="0"/>
            <wp:positionH relativeFrom="margin">
              <wp:align>left</wp:align>
            </wp:positionH>
            <wp:positionV relativeFrom="paragraph">
              <wp:posOffset>294640</wp:posOffset>
            </wp:positionV>
            <wp:extent cx="6659880" cy="2614295"/>
            <wp:effectExtent l="0" t="0" r="7620" b="0"/>
            <wp:wrapSquare wrapText="bothSides"/>
            <wp:docPr id="1820594788" name="図 1"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4788" name="図 1" descr="グラフィカル ユーザー インターフェイス, Web サイト&#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r w:rsidR="00F25B3D">
        <w:rPr>
          <w:rFonts w:ascii="Times New Roman" w:hAnsi="Times New Roman" w:cs="Times New Roman" w:hint="eastAsia"/>
        </w:rPr>
        <w:t>(</w:t>
      </w:r>
      <w:r w:rsidR="00F25B3D">
        <w:rPr>
          <w:rFonts w:ascii="Times New Roman" w:hAnsi="Times New Roman" w:cs="Times New Roman"/>
        </w:rPr>
        <w:t>2</w:t>
      </w:r>
      <w:r w:rsidR="00F25B3D">
        <w:rPr>
          <w:rFonts w:ascii="Times New Roman" w:hAnsi="Times New Roman" w:cs="Times New Roman" w:hint="eastAsia"/>
        </w:rPr>
        <w:t>)</w:t>
      </w:r>
      <w:r w:rsidR="00F25B3D" w:rsidRPr="00A27F13">
        <w:rPr>
          <w:rFonts w:ascii="Times New Roman" w:hAnsi="Times New Roman" w:cs="Times New Roman" w:hint="eastAsia"/>
        </w:rPr>
        <w:t>中央部の曲げ応力分布</w:t>
      </w:r>
    </w:p>
    <w:p w14:paraId="78933F4B" w14:textId="4C3ED52E" w:rsidR="005D396A" w:rsidRDefault="005D396A" w:rsidP="00F25B3D">
      <w:pPr>
        <w:ind w:leftChars="270" w:left="567"/>
        <w:rPr>
          <w:rFonts w:ascii="Times New Roman" w:hAnsi="Times New Roman" w:cs="Times New Roman"/>
        </w:rPr>
      </w:pPr>
    </w:p>
    <w:p w14:paraId="2F877E84" w14:textId="574D2E1B" w:rsidR="00F25B3D" w:rsidRDefault="00F25B3D" w:rsidP="00F25B3D">
      <w:pPr>
        <w:ind w:leftChars="270" w:left="567"/>
        <w:rPr>
          <w:rFonts w:ascii="Times New Roman" w:hAnsi="Times New Roman" w:cs="Times New Roman"/>
        </w:rPr>
      </w:pPr>
      <w:r>
        <w:rPr>
          <w:rFonts w:ascii="Times New Roman" w:hAnsi="Times New Roman" w:cs="Times New Roman" w:hint="eastAsia"/>
        </w:rPr>
        <w:t>(3)</w:t>
      </w:r>
      <w:r w:rsidR="001D056A">
        <w:rPr>
          <w:rFonts w:ascii="Times New Roman" w:hAnsi="Times New Roman" w:cs="Times New Roman" w:hint="eastAsia"/>
        </w:rPr>
        <w:t>板</w:t>
      </w:r>
      <w:r w:rsidRPr="00A27F13">
        <w:rPr>
          <w:rFonts w:ascii="Times New Roman" w:hAnsi="Times New Roman" w:cs="Times New Roman" w:hint="eastAsia"/>
        </w:rPr>
        <w:t>上面の曲げ応力分布</w:t>
      </w:r>
    </w:p>
    <w:p w14:paraId="261DF6EC" w14:textId="13B5AA6D" w:rsidR="00F25B3D" w:rsidRDefault="00450958" w:rsidP="00BA699B">
      <w:pPr>
        <w:rPr>
          <w:rFonts w:ascii="Times New Roman" w:hAnsi="Times New Roman" w:cs="Times New Roman"/>
        </w:rPr>
      </w:pPr>
      <w:r>
        <w:rPr>
          <w:noProof/>
        </w:rPr>
        <w:lastRenderedPageBreak/>
        <w:drawing>
          <wp:inline distT="0" distB="0" distL="0" distR="0" wp14:anchorId="3B57D065" wp14:editId="1F4D9145">
            <wp:extent cx="6659880" cy="2614295"/>
            <wp:effectExtent l="0" t="0" r="7620" b="0"/>
            <wp:docPr id="342939958"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9958" name="図 1" descr="グラフィカル ユーザー インターフェイス&#10;&#10;中程度の精度で自動的に生成された説明"/>
                    <pic:cNvPicPr/>
                  </pic:nvPicPr>
                  <pic:blipFill>
                    <a:blip r:embed="rId29"/>
                    <a:stretch>
                      <a:fillRect/>
                    </a:stretch>
                  </pic:blipFill>
                  <pic:spPr>
                    <a:xfrm>
                      <a:off x="0" y="0"/>
                      <a:ext cx="6659880" cy="2614295"/>
                    </a:xfrm>
                    <a:prstGeom prst="rect">
                      <a:avLst/>
                    </a:prstGeom>
                  </pic:spPr>
                </pic:pic>
              </a:graphicData>
            </a:graphic>
          </wp:inline>
        </w:drawing>
      </w:r>
    </w:p>
    <w:p w14:paraId="3DE3EA3A" w14:textId="77777777" w:rsidR="00450958" w:rsidRDefault="00450958" w:rsidP="00BA699B">
      <w:pPr>
        <w:rPr>
          <w:rFonts w:ascii="Times New Roman" w:hAnsi="Times New Roman" w:cs="Times New Roman"/>
        </w:rPr>
      </w:pPr>
    </w:p>
    <w:p w14:paraId="17336CCF" w14:textId="77777777" w:rsidR="00450958" w:rsidRDefault="00450958" w:rsidP="00BA699B">
      <w:pPr>
        <w:rPr>
          <w:rFonts w:ascii="Times New Roman" w:hAnsi="Times New Roman" w:cs="Times New Roman"/>
        </w:rPr>
      </w:pPr>
    </w:p>
    <w:p w14:paraId="3BECC612" w14:textId="77777777" w:rsidR="00450958" w:rsidRPr="00BB713C" w:rsidRDefault="00450958" w:rsidP="00BA699B">
      <w:pPr>
        <w:rPr>
          <w:rFonts w:ascii="Times New Roman" w:hAnsi="Times New Roman" w:cs="Times New Roman"/>
        </w:rPr>
      </w:pPr>
    </w:p>
    <w:p w14:paraId="50E58A07" w14:textId="5B3A2DB8" w:rsidR="00BA699B" w:rsidRPr="00FB4166" w:rsidRDefault="00BA699B" w:rsidP="00BA699B">
      <w:pPr>
        <w:rPr>
          <w:rFonts w:ascii="Times New Roman" w:hAnsi="Times New Roman" w:cs="Times New Roman"/>
        </w:rPr>
      </w:pPr>
      <w:r w:rsidRPr="00BB713C">
        <w:rPr>
          <w:rFonts w:ascii="Times New Roman" w:hAnsi="Times New Roman" w:cs="Times New Roman"/>
        </w:rPr>
        <w:t xml:space="preserve">　</w:t>
      </w:r>
      <w:r>
        <w:rPr>
          <w:rFonts w:ascii="Times New Roman" w:hAnsi="Times New Roman" w:cs="Times New Roman" w:hint="eastAsia"/>
        </w:rPr>
        <w:t>課題Ⅲ　等分布荷重を受ける単純支持はりのたわみ・応力解析</w:t>
      </w:r>
      <w:r w:rsidR="001D056A">
        <w:rPr>
          <w:rFonts w:ascii="Times New Roman" w:hAnsi="Times New Roman" w:cs="Times New Roman" w:hint="eastAsia"/>
        </w:rPr>
        <w:t>結果</w:t>
      </w:r>
    </w:p>
    <w:p w14:paraId="20CD7C6F" w14:textId="77777777" w:rsidR="00D73097" w:rsidRDefault="00D73097" w:rsidP="00F25B3D">
      <w:pPr>
        <w:ind w:leftChars="270" w:left="567"/>
        <w:rPr>
          <w:rFonts w:ascii="Times New Roman" w:hAnsi="Times New Roman" w:cs="Times New Roman"/>
        </w:rPr>
      </w:pPr>
      <w:r>
        <w:rPr>
          <w:rFonts w:ascii="Times New Roman" w:hAnsi="Times New Roman" w:cs="Times New Roman" w:hint="eastAsia"/>
        </w:rPr>
        <w:t>【課題概要】</w:t>
      </w:r>
    </w:p>
    <w:p w14:paraId="305B55DC" w14:textId="53A641C8" w:rsidR="008C7168" w:rsidRDefault="008C7168" w:rsidP="00F25B3D">
      <w:pPr>
        <w:ind w:leftChars="270" w:left="567"/>
        <w:rPr>
          <w:rFonts w:ascii="Times New Roman" w:hAnsi="Times New Roman" w:cs="Times New Roman" w:hint="eastAsia"/>
        </w:rPr>
      </w:pPr>
      <w:r>
        <w:rPr>
          <w:rFonts w:ascii="Times New Roman" w:hAnsi="Times New Roman" w:cs="Times New Roman" w:hint="eastAsia"/>
        </w:rPr>
        <w:t xml:space="preserve">       </w:t>
      </w:r>
      <w:r w:rsidRPr="008C7168">
        <w:rPr>
          <w:rFonts w:ascii="Times New Roman" w:hAnsi="Times New Roman" w:cs="Times New Roman"/>
        </w:rPr>
        <w:t>等分布荷重を受ける単純支持はり</w:t>
      </w:r>
      <w:r>
        <w:rPr>
          <w:rFonts w:ascii="Times New Roman" w:hAnsi="Times New Roman" w:cs="Times New Roman" w:hint="eastAsia"/>
        </w:rPr>
        <w:t>である</w:t>
      </w:r>
    </w:p>
    <w:p w14:paraId="7F20E0DB" w14:textId="77777777" w:rsidR="008C7168" w:rsidRDefault="008C7168" w:rsidP="008C7168">
      <w:pPr>
        <w:ind w:leftChars="606" w:left="1273" w:firstLineChars="1" w:firstLine="2"/>
        <w:rPr>
          <w:rFonts w:ascii="Times New Roman" w:hAnsi="Times New Roman" w:cs="Times New Roman"/>
        </w:rPr>
      </w:pPr>
      <w:r w:rsidRPr="00DE3830">
        <w:rPr>
          <w:rFonts w:ascii="Times New Roman" w:hAnsi="Times New Roman" w:cs="Times New Roman"/>
        </w:rPr>
        <w:t>四面体要素を用いてモデルをつくり，有限要素解析を行う．</w:t>
      </w:r>
      <w:r w:rsidRPr="00BB713C">
        <w:rPr>
          <w:rFonts w:ascii="Times New Roman" w:hAnsi="Times New Roman" w:cs="Times New Roman"/>
        </w:rPr>
        <w:t>図</w:t>
      </w:r>
      <w:r w:rsidRPr="00BB713C">
        <w:rPr>
          <w:rFonts w:ascii="Times New Roman" w:hAnsi="Times New Roman" w:cs="Times New Roman"/>
        </w:rPr>
        <w:t>3-1</w:t>
      </w:r>
      <w:r>
        <w:rPr>
          <w:rFonts w:ascii="Times New Roman" w:hAnsi="Times New Roman" w:cs="Times New Roman" w:hint="eastAsia"/>
        </w:rPr>
        <w:t>に示す</w:t>
      </w:r>
      <w:r w:rsidRPr="00DE3830">
        <w:rPr>
          <w:rFonts w:ascii="Times New Roman" w:hAnsi="Times New Roman" w:cs="Times New Roman"/>
        </w:rPr>
        <w:t>中立軸</w:t>
      </w:r>
      <w:r w:rsidRPr="00DE3830">
        <w:rPr>
          <w:rFonts w:ascii="Times New Roman" w:hAnsi="Times New Roman" w:cs="Times New Roman"/>
        </w:rPr>
        <w:t>(</w:t>
      </w:r>
      <w:r w:rsidRPr="00DE3830">
        <w:rPr>
          <w:rFonts w:ascii="Times New Roman" w:hAnsi="Times New Roman" w:cs="Times New Roman"/>
        </w:rPr>
        <w:t>点</w:t>
      </w:r>
      <w:r w:rsidRPr="00DE3830">
        <w:rPr>
          <w:rFonts w:ascii="Times New Roman" w:hAnsi="Times New Roman" w:cs="Times New Roman"/>
        </w:rPr>
        <w:t>a-</w:t>
      </w:r>
      <w:r w:rsidRPr="00DE3830">
        <w:rPr>
          <w:rFonts w:ascii="Times New Roman" w:hAnsi="Times New Roman" w:cs="Times New Roman"/>
        </w:rPr>
        <w:t>点</w:t>
      </w:r>
      <w:r w:rsidRPr="00DE3830">
        <w:rPr>
          <w:rFonts w:ascii="Times New Roman" w:hAnsi="Times New Roman" w:cs="Times New Roman"/>
        </w:rPr>
        <w:t>b)</w:t>
      </w:r>
      <w:r w:rsidRPr="00DE3830">
        <w:rPr>
          <w:rFonts w:ascii="Times New Roman" w:hAnsi="Times New Roman" w:cs="Times New Roman"/>
        </w:rPr>
        <w:t>の</w:t>
      </w:r>
      <w:r w:rsidRPr="00DE3830">
        <w:rPr>
          <w:rFonts w:ascii="Times New Roman" w:hAnsi="Times New Roman" w:cs="Times New Roman"/>
        </w:rPr>
        <w:t>Y</w:t>
      </w:r>
      <w:r w:rsidRPr="00DE3830">
        <w:rPr>
          <w:rFonts w:ascii="Times New Roman" w:hAnsi="Times New Roman" w:cs="Times New Roman"/>
        </w:rPr>
        <w:t>方向変位（</w:t>
      </w:r>
      <w:r w:rsidRPr="00DE3830">
        <w:rPr>
          <w:rFonts w:ascii="Times New Roman" w:hAnsi="Times New Roman" w:cs="Times New Roman"/>
        </w:rPr>
        <w:t>UY)</w:t>
      </w:r>
      <w:r w:rsidRPr="00DE3830">
        <w:rPr>
          <w:rFonts w:ascii="Times New Roman" w:hAnsi="Times New Roman" w:cs="Times New Roman"/>
        </w:rPr>
        <w:t>，ならびに板中央部の板厚方向</w:t>
      </w:r>
      <w:r w:rsidRPr="00DE3830">
        <w:rPr>
          <w:rFonts w:ascii="Times New Roman" w:hAnsi="Times New Roman" w:cs="Times New Roman"/>
        </w:rPr>
        <w:t>(</w:t>
      </w:r>
      <w:r w:rsidRPr="00DE3830">
        <w:rPr>
          <w:rFonts w:ascii="Times New Roman" w:hAnsi="Times New Roman" w:cs="Times New Roman"/>
        </w:rPr>
        <w:t>点</w:t>
      </w:r>
      <w:r w:rsidRPr="00DE3830">
        <w:rPr>
          <w:rFonts w:ascii="Times New Roman" w:hAnsi="Times New Roman" w:cs="Times New Roman"/>
        </w:rPr>
        <w:t>c-</w:t>
      </w:r>
      <w:r w:rsidRPr="00DE3830">
        <w:rPr>
          <w:rFonts w:ascii="Times New Roman" w:hAnsi="Times New Roman" w:cs="Times New Roman"/>
        </w:rPr>
        <w:t>点</w:t>
      </w:r>
      <w:r w:rsidRPr="00DE3830">
        <w:rPr>
          <w:rFonts w:ascii="Times New Roman" w:hAnsi="Times New Roman" w:cs="Times New Roman"/>
        </w:rPr>
        <w:t>d)</w:t>
      </w:r>
      <w:r w:rsidRPr="00DE3830">
        <w:rPr>
          <w:rFonts w:ascii="Times New Roman" w:hAnsi="Times New Roman" w:cs="Times New Roman"/>
        </w:rPr>
        <w:t>の曲げ応力</w:t>
      </w:r>
      <w:r w:rsidRPr="00DE3830">
        <w:rPr>
          <w:rFonts w:ascii="Times New Roman" w:hAnsi="Times New Roman" w:cs="Times New Roman"/>
        </w:rPr>
        <w:t>(SX)</w:t>
      </w:r>
      <w:r w:rsidRPr="00DE3830">
        <w:rPr>
          <w:rFonts w:ascii="Times New Roman" w:hAnsi="Times New Roman" w:cs="Times New Roman"/>
        </w:rPr>
        <w:t>分布を求める．得られた変位・応力を材料力学の理論値</w:t>
      </w:r>
      <w:r w:rsidRPr="00A27F13">
        <w:rPr>
          <w:rFonts w:ascii="Times New Roman" w:hAnsi="Times New Roman" w:cs="Times New Roman"/>
          <w:i/>
          <w:iCs/>
        </w:rPr>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roofErr w:type="spellStart"/>
      <w:r w:rsidRPr="00DE3830">
        <w:rPr>
          <w:rFonts w:ascii="Times New Roman" w:hAnsi="Times New Roman" w:cs="Times New Roman"/>
        </w:rPr>
        <w:t>σ</w:t>
      </w:r>
      <w:r w:rsidRPr="00651F5F">
        <w:rPr>
          <w:rFonts w:ascii="Times New Roman" w:hAnsi="Times New Roman" w:cs="Times New Roman"/>
          <w:i/>
          <w:iCs/>
          <w:vertAlign w:val="subscript"/>
        </w:rPr>
        <w:t>x</w:t>
      </w:r>
      <w:proofErr w:type="spellEnd"/>
      <w:r w:rsidRPr="00A27F13">
        <w:rPr>
          <w:rFonts w:ascii="Times New Roman" w:hAnsi="Times New Roman" w:cs="Times New Roman"/>
        </w:rPr>
        <w:t>(</w:t>
      </w:r>
      <w:r w:rsidRPr="00A27F13">
        <w:rPr>
          <w:rFonts w:ascii="Times New Roman" w:hAnsi="Times New Roman" w:cs="Times New Roman"/>
          <w:i/>
          <w:iCs/>
        </w:rPr>
        <w:t>x</w:t>
      </w:r>
      <w:r>
        <w:rPr>
          <w:rFonts w:ascii="Times New Roman" w:hAnsi="Times New Roman" w:cs="Times New Roman"/>
          <w:i/>
          <w:iCs/>
        </w:rPr>
        <w:t>, y</w:t>
      </w:r>
      <w:r w:rsidRPr="00A27F13">
        <w:rPr>
          <w:rFonts w:ascii="Times New Roman" w:hAnsi="Times New Roman" w:cs="Times New Roman"/>
        </w:rPr>
        <w:t>)</w:t>
      </w:r>
      <w:r w:rsidRPr="00DE3830">
        <w:rPr>
          <w:rFonts w:ascii="Times New Roman" w:hAnsi="Times New Roman" w:cs="Times New Roman"/>
        </w:rPr>
        <w:t>と比較し，最適なメッシュ作成条件を見出す．</w:t>
      </w:r>
    </w:p>
    <w:p w14:paraId="2B5F2B3E" w14:textId="77777777" w:rsidR="008C7168" w:rsidRDefault="008C7168" w:rsidP="008C7168">
      <w:pPr>
        <w:ind w:leftChars="270" w:left="567"/>
        <w:rPr>
          <w:rFonts w:ascii="Times New Roman" w:hAnsi="Times New Roman" w:cs="Times New Roman" w:hint="eastAsia"/>
        </w:rPr>
      </w:pPr>
    </w:p>
    <w:p w14:paraId="48139563" w14:textId="77777777" w:rsidR="008C7168" w:rsidRDefault="008C7168" w:rsidP="00F25B3D">
      <w:pPr>
        <w:ind w:leftChars="270" w:left="567"/>
        <w:rPr>
          <w:rFonts w:ascii="Times New Roman" w:hAnsi="Times New Roman" w:cs="Times New Roman" w:hint="eastAsia"/>
        </w:rPr>
      </w:pPr>
    </w:p>
    <w:p w14:paraId="42066A1A" w14:textId="77777777" w:rsidR="009B49CD" w:rsidRDefault="00D73097" w:rsidP="009B49CD">
      <w:pPr>
        <w:ind w:leftChars="270" w:left="848" w:hangingChars="134" w:hanging="281"/>
        <w:rPr>
          <w:rFonts w:ascii="Times New Roman" w:hAnsi="Times New Roman" w:cs="Times New Roman"/>
        </w:rPr>
      </w:pPr>
      <w:r>
        <w:rPr>
          <w:rFonts w:ascii="Times New Roman" w:hAnsi="Times New Roman" w:cs="Times New Roman" w:hint="eastAsia"/>
        </w:rPr>
        <w:t>【解析条件】</w:t>
      </w:r>
    </w:p>
    <w:p w14:paraId="63045F21" w14:textId="6F5F9C91" w:rsidR="009B49CD" w:rsidRDefault="009B49CD" w:rsidP="009B49CD">
      <w:pPr>
        <w:ind w:leftChars="270" w:left="848" w:hangingChars="134" w:hanging="281"/>
        <w:rPr>
          <w:rFonts w:ascii="Times New Roman" w:hAnsi="Times New Roman" w:cs="Times New Roman"/>
        </w:rPr>
      </w:pPr>
      <w:r>
        <w:rPr>
          <w:rFonts w:ascii="Times New Roman" w:hAnsi="Times New Roman" w:cs="Times New Roman" w:hint="eastAsia"/>
        </w:rPr>
        <w:t>解析対象モデルを図</w:t>
      </w:r>
      <w:r>
        <w:rPr>
          <w:rFonts w:ascii="Times New Roman" w:hAnsi="Times New Roman" w:cs="Times New Roman" w:hint="eastAsia"/>
        </w:rPr>
        <w:t>3-2</w:t>
      </w:r>
      <w:r>
        <w:rPr>
          <w:rFonts w:ascii="Times New Roman" w:hAnsi="Times New Roman" w:cs="Times New Roman" w:hint="eastAsia"/>
        </w:rPr>
        <w:t>に示す．</w:t>
      </w:r>
    </w:p>
    <w:p w14:paraId="39C25BB7" w14:textId="77777777" w:rsidR="009B49CD" w:rsidRDefault="009B49CD" w:rsidP="009B49CD">
      <w:pPr>
        <w:ind w:leftChars="269" w:left="565" w:firstLine="2"/>
        <w:rPr>
          <w:rFonts w:ascii="Times New Roman" w:hAnsi="Times New Roman" w:cs="Times New Roman"/>
        </w:rPr>
      </w:pPr>
      <w:r w:rsidRPr="0070160B">
        <w:rPr>
          <w:rFonts w:ascii="Times New Roman" w:hAnsi="Times New Roman" w:cs="Times New Roman"/>
        </w:rPr>
        <w:t>モデルの形状</w:t>
      </w:r>
      <w:r>
        <w:rPr>
          <w:rFonts w:ascii="Times New Roman" w:hAnsi="Times New Roman" w:cs="Times New Roman" w:hint="eastAsia"/>
        </w:rPr>
        <w:t>・</w:t>
      </w:r>
      <w:r w:rsidRPr="0070160B">
        <w:rPr>
          <w:rFonts w:ascii="Times New Roman" w:hAnsi="Times New Roman" w:cs="Times New Roman"/>
        </w:rPr>
        <w:t>寸法</w:t>
      </w:r>
      <w:r>
        <w:rPr>
          <w:rFonts w:ascii="Times New Roman" w:hAnsi="Times New Roman" w:cs="Times New Roman" w:hint="eastAsia"/>
        </w:rPr>
        <w:t>：</w:t>
      </w:r>
      <w:r w:rsidRPr="0070160B">
        <w:rPr>
          <w:rFonts w:ascii="Times New Roman" w:hAnsi="Times New Roman" w:cs="Times New Roman" w:hint="eastAsia"/>
        </w:rPr>
        <w:t>長さ：</w:t>
      </w:r>
      <w:r w:rsidRPr="0070160B">
        <w:rPr>
          <w:rFonts w:ascii="Times New Roman" w:hAnsi="Times New Roman" w:cs="Times New Roman" w:hint="eastAsia"/>
        </w:rPr>
        <w:t>200mm</w:t>
      </w:r>
      <w:r>
        <w:rPr>
          <w:rFonts w:ascii="Times New Roman" w:hAnsi="Times New Roman" w:cs="Times New Roman" w:hint="eastAsia"/>
        </w:rPr>
        <w:t>×</w:t>
      </w:r>
      <w:r>
        <w:rPr>
          <w:rFonts w:ascii="Times New Roman" w:hAnsi="Times New Roman" w:cs="Times New Roman" w:hint="eastAsia"/>
        </w:rPr>
        <w:t>2</w:t>
      </w:r>
      <w:r w:rsidRPr="0070160B">
        <w:rPr>
          <w:rFonts w:ascii="Times New Roman" w:hAnsi="Times New Roman" w:cs="Times New Roman" w:hint="eastAsia"/>
        </w:rPr>
        <w:t>0mm</w:t>
      </w:r>
      <w:r>
        <w:rPr>
          <w:rFonts w:ascii="Times New Roman" w:hAnsi="Times New Roman" w:cs="Times New Roman" w:hint="eastAsia"/>
        </w:rPr>
        <w:t>×</w:t>
      </w:r>
      <w:r w:rsidRPr="0070160B">
        <w:rPr>
          <w:rFonts w:ascii="Times New Roman" w:hAnsi="Times New Roman" w:cs="Times New Roman" w:hint="eastAsia"/>
        </w:rPr>
        <w:t>10mm</w:t>
      </w:r>
      <w:r>
        <w:rPr>
          <w:rFonts w:ascii="Times New Roman" w:hAnsi="Times New Roman" w:cs="Times New Roman" w:hint="eastAsia"/>
        </w:rPr>
        <w:t>の直方体</w:t>
      </w:r>
    </w:p>
    <w:p w14:paraId="70455671" w14:textId="77777777" w:rsidR="009B49CD" w:rsidRDefault="009B49CD" w:rsidP="009B49CD">
      <w:pPr>
        <w:ind w:leftChars="269" w:left="565" w:firstLine="2"/>
        <w:rPr>
          <w:rFonts w:ascii="Times New Roman" w:hAnsi="Times New Roman" w:cs="Times New Roman"/>
        </w:rPr>
      </w:pPr>
      <w:r w:rsidRPr="0070160B">
        <w:rPr>
          <w:rFonts w:ascii="Times New Roman" w:hAnsi="Times New Roman" w:cs="Times New Roman"/>
        </w:rPr>
        <w:t>材料特性</w:t>
      </w:r>
      <w:r>
        <w:rPr>
          <w:rFonts w:ascii="Times New Roman" w:hAnsi="Times New Roman" w:cs="Times New Roman" w:hint="eastAsia"/>
        </w:rPr>
        <w:t>：</w:t>
      </w:r>
      <w:r w:rsidRPr="0070160B">
        <w:rPr>
          <w:rFonts w:ascii="Times New Roman" w:hAnsi="Times New Roman" w:cs="Times New Roman" w:hint="eastAsia"/>
        </w:rPr>
        <w:t>ヤング率：</w:t>
      </w:r>
      <w:r w:rsidRPr="0070160B">
        <w:rPr>
          <w:rFonts w:ascii="Times New Roman" w:hAnsi="Times New Roman" w:cs="Times New Roman" w:hint="eastAsia"/>
        </w:rPr>
        <w:t>200GPa</w:t>
      </w:r>
      <w:r w:rsidRPr="0070160B">
        <w:rPr>
          <w:rFonts w:ascii="Times New Roman" w:hAnsi="Times New Roman" w:cs="Times New Roman" w:hint="eastAsia"/>
        </w:rPr>
        <w:t xml:space="preserve">　ポアソン比：</w:t>
      </w:r>
      <w:r w:rsidRPr="0070160B">
        <w:rPr>
          <w:rFonts w:ascii="Times New Roman" w:hAnsi="Times New Roman" w:cs="Times New Roman" w:hint="eastAsia"/>
        </w:rPr>
        <w:t>0.3</w:t>
      </w:r>
    </w:p>
    <w:p w14:paraId="2F121A86" w14:textId="0A5606B9" w:rsidR="009B49CD" w:rsidRDefault="009B49CD" w:rsidP="009B49CD">
      <w:pPr>
        <w:ind w:leftChars="269" w:left="565" w:firstLine="2"/>
        <w:rPr>
          <w:rFonts w:ascii="Times New Roman" w:hAnsi="Times New Roman" w:cs="Times New Roman"/>
        </w:rPr>
      </w:pPr>
      <w:r w:rsidRPr="0070160B">
        <w:rPr>
          <w:rFonts w:ascii="Times New Roman" w:hAnsi="Times New Roman" w:cs="Times New Roman"/>
        </w:rPr>
        <w:t>メッシ</w:t>
      </w:r>
      <w:r>
        <w:rPr>
          <w:rFonts w:ascii="Times New Roman" w:hAnsi="Times New Roman" w:cs="Times New Roman" w:hint="eastAsia"/>
        </w:rPr>
        <w:t>ング</w:t>
      </w:r>
      <w:r w:rsidRPr="0070160B">
        <w:rPr>
          <w:rFonts w:ascii="Times New Roman" w:hAnsi="Times New Roman" w:cs="Times New Roman"/>
        </w:rPr>
        <w:t>方法</w:t>
      </w:r>
      <w:r>
        <w:rPr>
          <w:rFonts w:ascii="Times New Roman" w:hAnsi="Times New Roman" w:cs="Times New Roman" w:hint="eastAsia"/>
        </w:rPr>
        <w:t>：</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Pr>
          <w:rFonts w:ascii="Times New Roman" w:hAnsi="Times New Roman" w:cs="Times New Roman" w:hint="eastAsia"/>
        </w:rPr>
        <w:t xml:space="preserve"> </w:t>
      </w:r>
      <w:r w:rsidR="004746F8">
        <w:rPr>
          <w:rFonts w:ascii="Times New Roman" w:hAnsi="Times New Roman" w:cs="Times New Roman" w:hint="eastAsia"/>
        </w:rPr>
        <w:t>ｍｍ</w:t>
      </w:r>
    </w:p>
    <w:p w14:paraId="0E41891E" w14:textId="7E5866FE" w:rsidR="009B49CD" w:rsidRPr="00112E02" w:rsidRDefault="009B49CD" w:rsidP="00C5514A">
      <w:pPr>
        <w:ind w:leftChars="269" w:left="565" w:firstLine="2"/>
        <w:rPr>
          <w:rFonts w:ascii="Times New Roman" w:hAnsi="Times New Roman" w:cs="Times New Roman"/>
        </w:rPr>
      </w:pPr>
      <w:r w:rsidRPr="0070160B">
        <w:rPr>
          <w:rFonts w:ascii="Times New Roman" w:hAnsi="Times New Roman" w:cs="Times New Roman"/>
        </w:rPr>
        <w:t>境界条件</w:t>
      </w:r>
      <w:r>
        <w:rPr>
          <w:rFonts w:ascii="Times New Roman" w:hAnsi="Times New Roman" w:cs="Times New Roman" w:hint="eastAsia"/>
        </w:rPr>
        <w:t>1</w:t>
      </w:r>
      <w:r>
        <w:rPr>
          <w:rFonts w:ascii="Times New Roman" w:hAnsi="Times New Roman" w:cs="Times New Roman" w:hint="eastAsia"/>
        </w:rPr>
        <w:t>：固定端面：</w:t>
      </w:r>
      <w:r w:rsidR="004366FA">
        <w:rPr>
          <w:rFonts w:ascii="Times New Roman" w:hAnsi="Times New Roman" w:cs="Times New Roman" w:hint="eastAsia"/>
        </w:rPr>
        <w:t>両端支持</w:t>
      </w:r>
      <w:r>
        <w:rPr>
          <w:rFonts w:ascii="Times New Roman" w:hAnsi="Times New Roman" w:cs="Times New Roman" w:hint="eastAsia"/>
        </w:rPr>
        <w:t>（</w:t>
      </w:r>
      <w:r>
        <w:rPr>
          <w:rFonts w:ascii="Times New Roman" w:hAnsi="Times New Roman" w:cs="Times New Roman" w:hint="eastAsia"/>
        </w:rPr>
        <w:t>Z</w:t>
      </w:r>
      <w:r>
        <w:rPr>
          <w:rFonts w:ascii="Times New Roman" w:hAnsi="Times New Roman" w:cs="Times New Roman" w:hint="eastAsia"/>
        </w:rPr>
        <w:t>軸回転</w:t>
      </w:r>
      <w:r w:rsidR="00663257">
        <w:rPr>
          <w:rFonts w:ascii="Times New Roman" w:hAnsi="Times New Roman" w:cs="Times New Roman" w:hint="eastAsia"/>
        </w:rPr>
        <w:t>以外</w:t>
      </w:r>
      <w:r>
        <w:rPr>
          <w:rFonts w:ascii="Times New Roman" w:hAnsi="Times New Roman" w:cs="Times New Roman" w:hint="eastAsia"/>
        </w:rPr>
        <w:t>をすべて</w:t>
      </w:r>
      <w:r>
        <w:rPr>
          <w:rFonts w:ascii="Times New Roman" w:hAnsi="Times New Roman" w:cs="Times New Roman" w:hint="eastAsia"/>
        </w:rPr>
        <w:t>0</w:t>
      </w:r>
      <w:r>
        <w:rPr>
          <w:rFonts w:ascii="Times New Roman" w:hAnsi="Times New Roman" w:cs="Times New Roman" w:hint="eastAsia"/>
        </w:rPr>
        <w:t>に設定した．</w:t>
      </w:r>
    </w:p>
    <w:p w14:paraId="4687E8EB" w14:textId="4D7F9122" w:rsidR="00D73097" w:rsidRDefault="009B49CD" w:rsidP="009B49CD">
      <w:pPr>
        <w:ind w:leftChars="270" w:left="567"/>
        <w:rPr>
          <w:rFonts w:ascii="Times New Roman" w:hAnsi="Times New Roman" w:cs="Times New Roman"/>
        </w:rPr>
      </w:pPr>
      <w:r>
        <w:rPr>
          <w:rFonts w:ascii="Times New Roman" w:hAnsi="Times New Roman" w:cs="Times New Roman" w:hint="eastAsia"/>
        </w:rPr>
        <w:t>端面</w:t>
      </w:r>
      <w:r w:rsidR="00C5514A">
        <w:rPr>
          <w:rFonts w:ascii="Times New Roman" w:hAnsi="Times New Roman" w:cs="Times New Roman" w:hint="eastAsia"/>
        </w:rPr>
        <w:t>B</w:t>
      </w:r>
      <w:r>
        <w:rPr>
          <w:rFonts w:ascii="Times New Roman" w:hAnsi="Times New Roman" w:cs="Times New Roman" w:hint="eastAsia"/>
        </w:rPr>
        <w:t>：下向きに</w:t>
      </w:r>
      <w:r>
        <w:rPr>
          <w:rFonts w:ascii="Times New Roman" w:hAnsi="Times New Roman" w:cs="Times New Roman" w:hint="eastAsia"/>
        </w:rPr>
        <w:t>100N</w:t>
      </w:r>
      <w:r>
        <w:rPr>
          <w:rFonts w:ascii="Times New Roman" w:hAnsi="Times New Roman" w:cs="Times New Roman" w:hint="eastAsia"/>
        </w:rPr>
        <w:t>の荷重を与えた</w:t>
      </w:r>
    </w:p>
    <w:p w14:paraId="48ABDF90" w14:textId="17929EC2" w:rsidR="00D73097" w:rsidRDefault="00D73097" w:rsidP="00D73097">
      <w:pPr>
        <w:ind w:leftChars="270" w:left="567"/>
        <w:rPr>
          <w:rFonts w:ascii="Times New Roman" w:hAnsi="Times New Roman" w:cs="Times New Roman"/>
        </w:rPr>
      </w:pPr>
      <w:r>
        <w:rPr>
          <w:rFonts w:ascii="Times New Roman" w:hAnsi="Times New Roman" w:cs="Times New Roman" w:hint="eastAsia"/>
        </w:rPr>
        <w:t>【解析結果】</w:t>
      </w:r>
    </w:p>
    <w:p w14:paraId="60EAA93A" w14:textId="0ADBE074" w:rsidR="00F25B3D" w:rsidRDefault="00F25B3D" w:rsidP="00F25B3D">
      <w:pPr>
        <w:ind w:leftChars="270" w:left="567"/>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中立軸のたわみ</w:t>
      </w:r>
      <w:r w:rsidR="008253DB">
        <w:rPr>
          <w:rFonts w:ascii="Times New Roman" w:hAnsi="Times New Roman" w:cs="Times New Roman" w:hint="eastAsia"/>
        </w:rPr>
        <w:t>分布</w:t>
      </w:r>
    </w:p>
    <w:p w14:paraId="3389FD07" w14:textId="4AEEB5BA" w:rsidR="00440D70" w:rsidRDefault="00440D70" w:rsidP="00F25B3D">
      <w:pPr>
        <w:ind w:leftChars="270" w:left="567"/>
        <w:rPr>
          <w:rFonts w:ascii="Times New Roman" w:hAnsi="Times New Roman" w:cs="Times New Roman"/>
        </w:rPr>
      </w:pPr>
    </w:p>
    <w:p w14:paraId="142D0DDC" w14:textId="77777777" w:rsidR="004746F8" w:rsidRDefault="004746F8" w:rsidP="00F25B3D">
      <w:pPr>
        <w:ind w:leftChars="270" w:left="567"/>
        <w:rPr>
          <w:rFonts w:ascii="Times New Roman" w:hAnsi="Times New Roman" w:cs="Times New Roman"/>
        </w:rPr>
      </w:pPr>
    </w:p>
    <w:p w14:paraId="62D6B0A0" w14:textId="77777777" w:rsidR="00BE2392" w:rsidRDefault="00BE2392" w:rsidP="00F25B3D">
      <w:pPr>
        <w:ind w:leftChars="270" w:left="567"/>
        <w:rPr>
          <w:rFonts w:ascii="Times New Roman" w:hAnsi="Times New Roman" w:cs="Times New Roman"/>
        </w:rPr>
      </w:pPr>
    </w:p>
    <w:p w14:paraId="374ED0D9" w14:textId="77777777" w:rsidR="004746F8" w:rsidRDefault="004746F8" w:rsidP="00F25B3D">
      <w:pPr>
        <w:ind w:leftChars="270" w:left="567"/>
        <w:rPr>
          <w:rFonts w:ascii="Times New Roman" w:hAnsi="Times New Roman" w:cs="Times New Roman"/>
        </w:rPr>
      </w:pPr>
    </w:p>
    <w:p w14:paraId="195E54EC" w14:textId="4CC1866D" w:rsidR="00440D70" w:rsidRDefault="0037692F" w:rsidP="00F25B3D">
      <w:pPr>
        <w:ind w:leftChars="270" w:left="567"/>
        <w:rPr>
          <w:rFonts w:ascii="Times New Roman" w:hAnsi="Times New Roman" w:cs="Times New Roman"/>
        </w:rPr>
      </w:pPr>
      <w:r>
        <w:rPr>
          <w:noProof/>
        </w:rPr>
        <w:lastRenderedPageBreak/>
        <w:drawing>
          <wp:anchor distT="0" distB="0" distL="114300" distR="114300" simplePos="0" relativeHeight="251658245" behindDoc="0" locked="0" layoutInCell="1" allowOverlap="1" wp14:anchorId="19C9B881" wp14:editId="268E0F07">
            <wp:simplePos x="0" y="0"/>
            <wp:positionH relativeFrom="margin">
              <wp:align>left</wp:align>
            </wp:positionH>
            <wp:positionV relativeFrom="paragraph">
              <wp:posOffset>253697</wp:posOffset>
            </wp:positionV>
            <wp:extent cx="6659880" cy="2614295"/>
            <wp:effectExtent l="0" t="0" r="7620" b="0"/>
            <wp:wrapSquare wrapText="bothSides"/>
            <wp:docPr id="177850892" name="図 1" descr="Web サイ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0892" name="図 1" descr="Web サイト&#10;&#10;中程度の精度で自動的に生成された説明"/>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5C2A4780" w14:textId="0A0EAC4B" w:rsidR="00440D70" w:rsidRDefault="00440D70" w:rsidP="00F25B3D">
      <w:pPr>
        <w:ind w:leftChars="270" w:left="567"/>
        <w:rPr>
          <w:rFonts w:ascii="Times New Roman" w:hAnsi="Times New Roman" w:cs="Times New Roman"/>
        </w:rPr>
      </w:pPr>
    </w:p>
    <w:p w14:paraId="256AFC80" w14:textId="0167B15E" w:rsidR="00F25B3D" w:rsidRDefault="00F25B3D" w:rsidP="00F25B3D">
      <w:pPr>
        <w:ind w:leftChars="270" w:left="567"/>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A27F13">
        <w:rPr>
          <w:rFonts w:ascii="Times New Roman" w:hAnsi="Times New Roman" w:cs="Times New Roman" w:hint="eastAsia"/>
        </w:rPr>
        <w:t>中央部の曲げ応力分布</w:t>
      </w:r>
    </w:p>
    <w:p w14:paraId="3A6DA252" w14:textId="0841BE23" w:rsidR="00440D70" w:rsidRDefault="0037692F" w:rsidP="00F25B3D">
      <w:pPr>
        <w:ind w:leftChars="270" w:left="567"/>
        <w:rPr>
          <w:rFonts w:ascii="Times New Roman" w:hAnsi="Times New Roman" w:cs="Times New Roman"/>
        </w:rPr>
      </w:pPr>
      <w:r>
        <w:rPr>
          <w:noProof/>
        </w:rPr>
        <w:drawing>
          <wp:anchor distT="0" distB="0" distL="114300" distR="114300" simplePos="0" relativeHeight="251658246" behindDoc="0" locked="0" layoutInCell="1" allowOverlap="1" wp14:anchorId="34828B8B" wp14:editId="683DD129">
            <wp:simplePos x="0" y="0"/>
            <wp:positionH relativeFrom="page">
              <wp:align>center</wp:align>
            </wp:positionH>
            <wp:positionV relativeFrom="paragraph">
              <wp:posOffset>279722</wp:posOffset>
            </wp:positionV>
            <wp:extent cx="6659880" cy="2614295"/>
            <wp:effectExtent l="0" t="0" r="7620" b="0"/>
            <wp:wrapSquare wrapText="bothSides"/>
            <wp:docPr id="441596145" name="図 1"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6145" name="図 1" descr="グラフィカル ユーザー インターフェイス, Web サイト&#10;&#10;自動的に生成された説明"/>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5E09F0F1" w14:textId="536FEF72" w:rsidR="00440D70" w:rsidRDefault="00440D70" w:rsidP="00F25B3D">
      <w:pPr>
        <w:ind w:leftChars="270" w:left="567"/>
        <w:rPr>
          <w:rFonts w:ascii="Times New Roman" w:hAnsi="Times New Roman" w:cs="Times New Roman"/>
        </w:rPr>
      </w:pPr>
    </w:p>
    <w:p w14:paraId="14657998" w14:textId="28F44CA6" w:rsidR="00F25B3D" w:rsidRDefault="00F25B3D" w:rsidP="00F25B3D">
      <w:pPr>
        <w:ind w:leftChars="270" w:left="567"/>
        <w:rPr>
          <w:rFonts w:ascii="Times New Roman" w:hAnsi="Times New Roman" w:cs="Times New Roman"/>
        </w:rPr>
      </w:pPr>
      <w:r>
        <w:rPr>
          <w:rFonts w:ascii="Times New Roman" w:hAnsi="Times New Roman" w:cs="Times New Roman" w:hint="eastAsia"/>
        </w:rPr>
        <w:t>(3)</w:t>
      </w:r>
      <w:r w:rsidR="001D056A">
        <w:rPr>
          <w:rFonts w:ascii="Times New Roman" w:hAnsi="Times New Roman" w:cs="Times New Roman" w:hint="eastAsia"/>
        </w:rPr>
        <w:t>板</w:t>
      </w:r>
      <w:r w:rsidRPr="00A27F13">
        <w:rPr>
          <w:rFonts w:ascii="Times New Roman" w:hAnsi="Times New Roman" w:cs="Times New Roman" w:hint="eastAsia"/>
        </w:rPr>
        <w:t>上面の曲げ応力分布</w:t>
      </w:r>
    </w:p>
    <w:p w14:paraId="2FC3C8B2" w14:textId="0C0925A2" w:rsidR="00F25B3D" w:rsidRDefault="00D555B4" w:rsidP="00BA699B">
      <w:pPr>
        <w:rPr>
          <w:rFonts w:ascii="Times New Roman" w:hAnsi="Times New Roman" w:cs="Times New Roman"/>
        </w:rPr>
      </w:pPr>
      <w:r>
        <w:rPr>
          <w:noProof/>
        </w:rPr>
        <w:drawing>
          <wp:inline distT="0" distB="0" distL="0" distR="0" wp14:anchorId="55F56E2C" wp14:editId="520E6915">
            <wp:extent cx="6659880" cy="2614295"/>
            <wp:effectExtent l="0" t="0" r="7620" b="0"/>
            <wp:docPr id="207900808" name="図 1" descr="Web サイ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0808" name="図 1" descr="Web サイト&#10;&#10;中程度の精度で自動的に生成された説明"/>
                    <pic:cNvPicPr/>
                  </pic:nvPicPr>
                  <pic:blipFill>
                    <a:blip r:embed="rId32"/>
                    <a:stretch>
                      <a:fillRect/>
                    </a:stretch>
                  </pic:blipFill>
                  <pic:spPr>
                    <a:xfrm>
                      <a:off x="0" y="0"/>
                      <a:ext cx="6659880" cy="2614295"/>
                    </a:xfrm>
                    <a:prstGeom prst="rect">
                      <a:avLst/>
                    </a:prstGeom>
                  </pic:spPr>
                </pic:pic>
              </a:graphicData>
            </a:graphic>
          </wp:inline>
        </w:drawing>
      </w:r>
    </w:p>
    <w:p w14:paraId="08084B71" w14:textId="77777777" w:rsidR="007E6FD4" w:rsidRDefault="007E6FD4" w:rsidP="001D056A">
      <w:pPr>
        <w:ind w:leftChars="202" w:left="424" w:firstLineChars="97" w:firstLine="204"/>
        <w:rPr>
          <w:noProof/>
        </w:rPr>
      </w:pPr>
    </w:p>
    <w:p w14:paraId="0599C5B5" w14:textId="529432C3" w:rsidR="000A0383" w:rsidRDefault="00573E22" w:rsidP="00573E22">
      <w:pPr>
        <w:tabs>
          <w:tab w:val="left" w:pos="2968"/>
        </w:tabs>
        <w:ind w:leftChars="202" w:left="424" w:firstLineChars="97" w:firstLine="204"/>
        <w:rPr>
          <w:rFonts w:ascii="Times New Roman" w:hAnsi="Times New Roman" w:cs="Times New Roman"/>
        </w:rPr>
      </w:pPr>
      <w:r>
        <w:rPr>
          <w:rFonts w:ascii="Times New Roman" w:hAnsi="Times New Roman" w:cs="Times New Roman"/>
        </w:rPr>
        <w:tab/>
      </w:r>
    </w:p>
    <w:p w14:paraId="45245399" w14:textId="77777777" w:rsidR="00573E22" w:rsidRDefault="00573E22" w:rsidP="00573E22">
      <w:pPr>
        <w:tabs>
          <w:tab w:val="left" w:pos="2968"/>
        </w:tabs>
        <w:ind w:leftChars="202" w:left="424" w:firstLineChars="97" w:firstLine="204"/>
        <w:rPr>
          <w:rFonts w:ascii="Times New Roman" w:hAnsi="Times New Roman" w:cs="Times New Roman"/>
        </w:rPr>
      </w:pPr>
    </w:p>
    <w:p w14:paraId="4FD9C6BD" w14:textId="77777777" w:rsidR="00573E22" w:rsidRDefault="00573E22" w:rsidP="00573E22">
      <w:pPr>
        <w:tabs>
          <w:tab w:val="left" w:pos="2968"/>
        </w:tabs>
        <w:ind w:leftChars="202" w:left="424" w:firstLineChars="97" w:firstLine="204"/>
        <w:rPr>
          <w:rFonts w:ascii="Times New Roman" w:hAnsi="Times New Roman" w:cs="Times New Roman"/>
        </w:rPr>
      </w:pPr>
    </w:p>
    <w:p w14:paraId="4C006D0E" w14:textId="77777777" w:rsidR="00573E22" w:rsidRDefault="00573E22" w:rsidP="00573E22">
      <w:pPr>
        <w:tabs>
          <w:tab w:val="left" w:pos="2968"/>
        </w:tabs>
        <w:ind w:leftChars="202" w:left="424" w:firstLineChars="97" w:firstLine="204"/>
        <w:rPr>
          <w:rFonts w:ascii="Times New Roman" w:hAnsi="Times New Roman" w:cs="Times New Roman"/>
        </w:rPr>
      </w:pPr>
    </w:p>
    <w:p w14:paraId="3C822C04" w14:textId="77777777" w:rsidR="00573E22" w:rsidRDefault="00573E22" w:rsidP="00573E22">
      <w:pPr>
        <w:rPr>
          <w:rFonts w:ascii="Times New Roman" w:hAnsi="Times New Roman" w:cs="Times New Roman"/>
        </w:rPr>
      </w:pPr>
    </w:p>
    <w:p w14:paraId="6B7D11CE" w14:textId="77777777" w:rsidR="00573E22" w:rsidRDefault="00573E22" w:rsidP="00573E22">
      <w:pPr>
        <w:jc w:val="center"/>
        <w:rPr>
          <w:rFonts w:ascii="Times New Roman" w:hAnsi="Times New Roman" w:cs="Times New Roman"/>
        </w:rPr>
      </w:pPr>
      <w:r>
        <w:rPr>
          <w:rFonts w:ascii="Times New Roman" w:hAnsi="Times New Roman" w:cs="Times New Roman" w:hint="eastAsia"/>
          <w:noProof/>
          <w:lang w:val="ja-JP"/>
        </w:rPr>
        <w:drawing>
          <wp:inline distT="0" distB="0" distL="0" distR="0" wp14:anchorId="367F3C5D" wp14:editId="060CBCB3">
            <wp:extent cx="5249008" cy="3267531"/>
            <wp:effectExtent l="0" t="0" r="8890" b="9525"/>
            <wp:docPr id="2130428343"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28343" name="図 1" descr="グラフ, 折れ線グラフ&#10;&#10;自動的に生成された説明"/>
                    <pic:cNvPicPr/>
                  </pic:nvPicPr>
                  <pic:blipFill>
                    <a:blip r:embed="rId33">
                      <a:extLst>
                        <a:ext uri="{28A0092B-C50C-407E-A947-70E740481C1C}">
                          <a14:useLocalDpi xmlns:a14="http://schemas.microsoft.com/office/drawing/2010/main" val="0"/>
                        </a:ext>
                      </a:extLst>
                    </a:blip>
                    <a:stretch>
                      <a:fillRect/>
                    </a:stretch>
                  </pic:blipFill>
                  <pic:spPr>
                    <a:xfrm>
                      <a:off x="0" y="0"/>
                      <a:ext cx="5249008" cy="3267531"/>
                    </a:xfrm>
                    <a:prstGeom prst="rect">
                      <a:avLst/>
                    </a:prstGeom>
                  </pic:spPr>
                </pic:pic>
              </a:graphicData>
            </a:graphic>
          </wp:inline>
        </w:drawing>
      </w:r>
    </w:p>
    <w:p w14:paraId="1B8AFB8C" w14:textId="3452E738" w:rsidR="000A0383" w:rsidRDefault="000A0383" w:rsidP="00573E22">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単純支持はりと両端固定はりのたわみ曲線</w:t>
      </w:r>
    </w:p>
    <w:p w14:paraId="5EBE9A46" w14:textId="77777777" w:rsidR="00573E22" w:rsidRDefault="00573E22" w:rsidP="00573E22">
      <w:pPr>
        <w:rPr>
          <w:rFonts w:ascii="Times New Roman" w:hAnsi="Times New Roman" w:cs="Times New Roman"/>
        </w:rPr>
      </w:pPr>
    </w:p>
    <w:p w14:paraId="6E0AC8C0" w14:textId="77777777" w:rsidR="00573E22" w:rsidRDefault="00573E22" w:rsidP="00573E22">
      <w:pPr>
        <w:rPr>
          <w:rFonts w:ascii="Times New Roman" w:hAnsi="Times New Roman" w:cs="Times New Roman"/>
        </w:rPr>
      </w:pPr>
    </w:p>
    <w:p w14:paraId="77B4911C" w14:textId="625D254F" w:rsidR="000A0383" w:rsidRDefault="00573E22" w:rsidP="001D056A">
      <w:pPr>
        <w:ind w:leftChars="202" w:left="424" w:firstLineChars="97" w:firstLine="204"/>
        <w:rPr>
          <w:rFonts w:ascii="Times New Roman" w:hAnsi="Times New Roman" w:cs="Times New Roman"/>
        </w:rPr>
      </w:pPr>
      <w:r>
        <w:rPr>
          <w:noProof/>
        </w:rPr>
        <w:drawing>
          <wp:inline distT="0" distB="0" distL="0" distR="0" wp14:anchorId="2A6D303A" wp14:editId="39DFE375">
            <wp:extent cx="5529263" cy="3914776"/>
            <wp:effectExtent l="0" t="0" r="14605" b="9525"/>
            <wp:docPr id="974474806" name="グラフ 1">
              <a:extLst xmlns:a="http://schemas.openxmlformats.org/drawingml/2006/main">
                <a:ext uri="{FF2B5EF4-FFF2-40B4-BE49-F238E27FC236}">
                  <a16:creationId xmlns:a16="http://schemas.microsoft.com/office/drawing/2014/main" id="{5E0937CF-C691-8647-2C60-85F71AE1EB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FDE1C75" w14:textId="5E014C07" w:rsidR="000A0383" w:rsidRDefault="000A0383" w:rsidP="000A0383">
      <w:pPr>
        <w:rPr>
          <w:rFonts w:ascii="Times New Roman" w:hAnsi="Times New Roman" w:cs="Times New Roman"/>
        </w:rPr>
      </w:pPr>
      <w:r>
        <w:rPr>
          <w:rFonts w:ascii="Times New Roman" w:hAnsi="Times New Roman" w:cs="Times New Roman" w:hint="eastAsia"/>
        </w:rPr>
        <w:lastRenderedPageBreak/>
        <w:t xml:space="preserve">　　　　　　　　　　図</w:t>
      </w:r>
      <w:r>
        <w:rPr>
          <w:rFonts w:ascii="Times New Roman" w:hAnsi="Times New Roman" w:cs="Times New Roman" w:hint="eastAsia"/>
        </w:rPr>
        <w:t>3-</w:t>
      </w:r>
      <w:r w:rsidR="007E6FD4">
        <w:rPr>
          <w:rFonts w:ascii="Times New Roman" w:hAnsi="Times New Roman" w:cs="Times New Roman" w:hint="eastAsia"/>
        </w:rPr>
        <w:t>▽</w:t>
      </w:r>
      <w:r>
        <w:rPr>
          <w:rFonts w:ascii="Times New Roman" w:hAnsi="Times New Roman" w:cs="Times New Roman" w:hint="eastAsia"/>
        </w:rPr>
        <w:t xml:space="preserve">　単純支持はりと両端固定はりの曲げ応力分布</w:t>
      </w:r>
    </w:p>
    <w:p w14:paraId="7CC93978" w14:textId="7444987E" w:rsidR="000A0383" w:rsidRDefault="000A0383" w:rsidP="001D056A">
      <w:pPr>
        <w:ind w:leftChars="202" w:left="424" w:firstLineChars="97" w:firstLine="204"/>
        <w:rPr>
          <w:rFonts w:ascii="Times New Roman" w:hAnsi="Times New Roman" w:cs="Times New Roman"/>
        </w:rPr>
      </w:pPr>
    </w:p>
    <w:p w14:paraId="69AF81A4" w14:textId="77777777" w:rsidR="0008526B" w:rsidRDefault="0008526B" w:rsidP="0008526B">
      <w:pPr>
        <w:rPr>
          <w:rFonts w:ascii="Times New Roman" w:hAnsi="Times New Roman" w:cs="Times New Roman"/>
        </w:rPr>
      </w:pPr>
      <w:r>
        <w:rPr>
          <w:rFonts w:ascii="Times New Roman" w:hAnsi="Times New Roman" w:cs="Times New Roman" w:hint="eastAsia"/>
        </w:rPr>
        <w:t xml:space="preserve">　課題Ⅱ＆Ⅲの考察</w:t>
      </w:r>
    </w:p>
    <w:p w14:paraId="0D0D6E16" w14:textId="77777777" w:rsidR="0008526B" w:rsidRDefault="0008526B" w:rsidP="0008526B">
      <w:pPr>
        <w:ind w:leftChars="202" w:left="424" w:firstLineChars="97" w:firstLine="204"/>
        <w:rPr>
          <w:rFonts w:ascii="Times New Roman" w:hAnsi="Times New Roman" w:cs="Times New Roman"/>
        </w:rPr>
      </w:pPr>
      <w:r w:rsidRPr="00943617">
        <w:rPr>
          <w:rFonts w:ascii="Times New Roman" w:hAnsi="Times New Roman" w:cs="Times New Roman" w:hint="eastAsia"/>
        </w:rPr>
        <w:t>両端支持はりと単純支持はりのたわみと応力解析の結果を比較し，支持条件が構造材（はり）に及ぼす影響について考察する．</w:t>
      </w:r>
    </w:p>
    <w:p w14:paraId="575F8316" w14:textId="5534A5AD" w:rsidR="00920B52" w:rsidRDefault="00920B52" w:rsidP="001B1F46">
      <w:pPr>
        <w:ind w:left="210" w:firstLine="630"/>
        <w:rPr>
          <w:rFonts w:ascii="Times New Roman" w:hAnsi="Times New Roman" w:cs="Times New Roman" w:hint="eastAsia"/>
        </w:rPr>
      </w:pPr>
      <w:r>
        <w:rPr>
          <w:rFonts w:ascii="Times New Roman" w:hAnsi="Times New Roman" w:cs="Times New Roman" w:hint="eastAsia"/>
        </w:rPr>
        <w:t>単純支持の方がたわみの絶対値が大きく，たわみやすいとわかる．</w:t>
      </w:r>
      <w:r w:rsidR="00465F49">
        <w:rPr>
          <w:rFonts w:ascii="Times New Roman" w:hAnsi="Times New Roman" w:cs="Times New Roman" w:hint="eastAsia"/>
        </w:rPr>
        <w:t>両端のたわみが同じだったのは，両端がどちらも</w:t>
      </w:r>
      <w:r w:rsidR="001B1F46">
        <w:rPr>
          <w:rFonts w:ascii="Times New Roman" w:hAnsi="Times New Roman" w:cs="Times New Roman" w:hint="eastAsia"/>
        </w:rPr>
        <w:t>上下方向の変位がないからだと考えた．</w:t>
      </w:r>
    </w:p>
    <w:p w14:paraId="538AC549" w14:textId="77777777" w:rsidR="00B909A2" w:rsidRDefault="00B909A2" w:rsidP="001D056A">
      <w:pPr>
        <w:ind w:leftChars="202" w:left="424" w:firstLineChars="97" w:firstLine="204"/>
        <w:rPr>
          <w:rFonts w:ascii="Times New Roman" w:hAnsi="Times New Roman" w:cs="Times New Roman"/>
        </w:rPr>
      </w:pPr>
    </w:p>
    <w:p w14:paraId="04C40032" w14:textId="77777777" w:rsidR="00B909A2" w:rsidRDefault="00B909A2" w:rsidP="001D056A">
      <w:pPr>
        <w:ind w:leftChars="202" w:left="424" w:firstLineChars="97" w:firstLine="204"/>
        <w:rPr>
          <w:rFonts w:ascii="Times New Roman" w:hAnsi="Times New Roman" w:cs="Times New Roman"/>
        </w:rPr>
      </w:pPr>
    </w:p>
    <w:p w14:paraId="6F171867" w14:textId="77777777" w:rsidR="00291130" w:rsidRDefault="00291130" w:rsidP="00567949">
      <w:pPr>
        <w:ind w:firstLineChars="100" w:firstLine="210"/>
        <w:rPr>
          <w:rFonts w:ascii="Times New Roman" w:hAnsi="Times New Roman" w:cs="Times New Roman"/>
        </w:rPr>
      </w:pPr>
      <w:r>
        <w:rPr>
          <w:rFonts w:ascii="Times New Roman" w:hAnsi="Times New Roman" w:cs="Times New Roman" w:hint="eastAsia"/>
        </w:rPr>
        <w:t>課題</w:t>
      </w:r>
      <w:r w:rsidR="00567949">
        <w:rPr>
          <w:rFonts w:ascii="Times New Roman" w:hAnsi="Times New Roman" w:cs="Times New Roman" w:hint="eastAsia"/>
        </w:rPr>
        <w:t>Ⅳ</w:t>
      </w:r>
      <w:r w:rsidR="00BA3799">
        <w:rPr>
          <w:rFonts w:ascii="Times New Roman" w:hAnsi="Times New Roman" w:cs="Times New Roman" w:hint="eastAsia"/>
        </w:rPr>
        <w:t xml:space="preserve">　段付きはりの応力解析</w:t>
      </w:r>
    </w:p>
    <w:p w14:paraId="6410169C" w14:textId="77777777" w:rsidR="00263347" w:rsidRDefault="00263347" w:rsidP="00553F6F">
      <w:pPr>
        <w:rPr>
          <w:rFonts w:ascii="Times New Roman" w:hAnsi="Times New Roman" w:cs="Times New Roman"/>
        </w:rPr>
      </w:pPr>
      <w:r>
        <w:rPr>
          <w:rFonts w:ascii="Times New Roman" w:hAnsi="Times New Roman" w:cs="Times New Roman" w:hint="eastAsia"/>
        </w:rPr>
        <w:t xml:space="preserve">　</w:t>
      </w:r>
      <w:r w:rsidR="001832CA">
        <w:rPr>
          <w:rFonts w:ascii="Times New Roman" w:hAnsi="Times New Roman" w:cs="Times New Roman" w:hint="eastAsia"/>
        </w:rPr>
        <w:t>１）</w:t>
      </w:r>
      <w:r w:rsidRPr="00263347">
        <w:rPr>
          <w:rFonts w:ascii="Times New Roman" w:hAnsi="Times New Roman" w:cs="Times New Roman" w:hint="eastAsia"/>
        </w:rPr>
        <w:t>段付きはりの有限要素解析を行い，</w:t>
      </w:r>
      <w:r w:rsidRPr="00263347">
        <w:rPr>
          <w:rFonts w:ascii="Times New Roman" w:hAnsi="Times New Roman" w:cs="Times New Roman"/>
        </w:rPr>
        <w:t>von Mises</w:t>
      </w:r>
      <w:r w:rsidRPr="00263347">
        <w:rPr>
          <w:rFonts w:ascii="Times New Roman" w:hAnsi="Times New Roman" w:cs="Times New Roman"/>
        </w:rPr>
        <w:t>応力の最大値を求めよ．ただし，ヤング率</w:t>
      </w:r>
      <w:r w:rsidRPr="00263347">
        <w:rPr>
          <w:rFonts w:ascii="Times New Roman" w:hAnsi="Times New Roman" w:cs="Times New Roman"/>
        </w:rPr>
        <w:t>E=200GPa</w:t>
      </w:r>
      <w:r w:rsidRPr="00263347">
        <w:rPr>
          <w:rFonts w:ascii="Times New Roman" w:hAnsi="Times New Roman" w:cs="Times New Roman"/>
        </w:rPr>
        <w:t>，ポアソン比</w:t>
      </w:r>
      <w:r w:rsidRPr="00263347">
        <w:rPr>
          <w:rFonts w:ascii="Times New Roman" w:hAnsi="Times New Roman" w:cs="Times New Roman"/>
        </w:rPr>
        <w:t>ν=0.3</w:t>
      </w:r>
      <w:r w:rsidRPr="00263347">
        <w:rPr>
          <w:rFonts w:ascii="Times New Roman" w:hAnsi="Times New Roman" w:cs="Times New Roman"/>
        </w:rPr>
        <w:t>，幅</w:t>
      </w:r>
      <w:r w:rsidRPr="00263347">
        <w:rPr>
          <w:rFonts w:ascii="Times New Roman" w:hAnsi="Times New Roman" w:cs="Times New Roman"/>
        </w:rPr>
        <w:t>10mm</w:t>
      </w:r>
      <w:r w:rsidR="00150877">
        <w:rPr>
          <w:rFonts w:ascii="Times New Roman" w:hAnsi="Times New Roman" w:cs="Times New Roman"/>
        </w:rPr>
        <w:t>とする．</w:t>
      </w:r>
      <w:r w:rsidR="00150877">
        <w:rPr>
          <w:rFonts w:ascii="Times New Roman" w:hAnsi="Times New Roman" w:cs="Times New Roman"/>
        </w:rPr>
        <w:t>4</w:t>
      </w:r>
      <w:r w:rsidR="00150877">
        <w:rPr>
          <w:rFonts w:ascii="Times New Roman" w:hAnsi="Times New Roman" w:cs="Times New Roman"/>
        </w:rPr>
        <w:t>面体要素を用い，要素サイズは</w:t>
      </w:r>
      <w:r w:rsidR="00150877">
        <w:rPr>
          <w:rFonts w:ascii="Times New Roman" w:hAnsi="Times New Roman" w:cs="Times New Roman"/>
        </w:rPr>
        <w:t>2.5mm</w:t>
      </w:r>
      <w:r w:rsidR="00150877">
        <w:rPr>
          <w:rFonts w:ascii="Times New Roman" w:hAnsi="Times New Roman" w:cs="Times New Roman"/>
        </w:rPr>
        <w:t>とする</w:t>
      </w:r>
      <w:r w:rsidRPr="00263347">
        <w:rPr>
          <w:rFonts w:ascii="Times New Roman" w:hAnsi="Times New Roman" w:cs="Times New Roman"/>
        </w:rPr>
        <w:t>．</w:t>
      </w:r>
    </w:p>
    <w:p w14:paraId="046C3A4C" w14:textId="77777777" w:rsidR="008A54B3" w:rsidRDefault="008A54B3" w:rsidP="00553F6F">
      <w:pPr>
        <w:rPr>
          <w:rFonts w:ascii="Times New Roman" w:hAnsi="Times New Roman" w:cs="Times New Roman"/>
        </w:rPr>
      </w:pPr>
    </w:p>
    <w:p w14:paraId="2B034E4E" w14:textId="1D55B9D7" w:rsidR="008A54B3" w:rsidRDefault="00A92A79" w:rsidP="00A92A79">
      <w:pPr>
        <w:jc w:val="center"/>
        <w:rPr>
          <w:rFonts w:ascii="Times New Roman" w:hAnsi="Times New Roman" w:cs="Times New Roman"/>
        </w:rPr>
      </w:pPr>
      <w:r>
        <w:rPr>
          <w:rFonts w:ascii="Times New Roman" w:hAnsi="Times New Roman" w:cs="Times New Roman"/>
          <w:noProof/>
        </w:rPr>
        <w:drawing>
          <wp:inline distT="0" distB="0" distL="0" distR="0" wp14:anchorId="7CC73555" wp14:editId="21FA4D1E">
            <wp:extent cx="4333461" cy="2387564"/>
            <wp:effectExtent l="0" t="0" r="0" b="0"/>
            <wp:docPr id="191550695"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0695" name="図 4" descr="ダイアグラム&#10;&#10;自動的に生成された説明"/>
                    <pic:cNvPicPr/>
                  </pic:nvPicPr>
                  <pic:blipFill>
                    <a:blip r:embed="rId35">
                      <a:extLst>
                        <a:ext uri="{28A0092B-C50C-407E-A947-70E740481C1C}">
                          <a14:useLocalDpi xmlns:a14="http://schemas.microsoft.com/office/drawing/2010/main" val="0"/>
                        </a:ext>
                      </a:extLst>
                    </a:blip>
                    <a:stretch>
                      <a:fillRect/>
                    </a:stretch>
                  </pic:blipFill>
                  <pic:spPr>
                    <a:xfrm>
                      <a:off x="0" y="0"/>
                      <a:ext cx="4345911" cy="2394424"/>
                    </a:xfrm>
                    <a:prstGeom prst="rect">
                      <a:avLst/>
                    </a:prstGeom>
                  </pic:spPr>
                </pic:pic>
              </a:graphicData>
            </a:graphic>
          </wp:inline>
        </w:drawing>
      </w:r>
    </w:p>
    <w:p w14:paraId="6B64B9AE" w14:textId="52E98C99" w:rsidR="00A92A79" w:rsidDel="0081027A" w:rsidRDefault="00852325" w:rsidP="00D24B39">
      <w:pPr>
        <w:jc w:val="center"/>
        <w:rPr>
          <w:del w:id="1" w:author="田村 彗智(ep22i070)" w:date="2024-06-17T04:46:00Z" w16du:dateUtc="2024-06-16T19:46:00Z"/>
          <w:rFonts w:ascii="Times New Roman" w:hAnsi="Times New Roman" w:cs="Times New Roman" w:hint="eastAsia"/>
        </w:rPr>
      </w:pPr>
      <w:r>
        <w:rPr>
          <w:rFonts w:ascii="Times New Roman" w:hAnsi="Times New Roman" w:cs="Times New Roman" w:hint="eastAsia"/>
        </w:rPr>
        <w:t>図</w:t>
      </w:r>
      <w:r>
        <w:rPr>
          <w:rFonts w:ascii="Times New Roman" w:hAnsi="Times New Roman" w:cs="Times New Roman" w:hint="eastAsia"/>
        </w:rPr>
        <w:t xml:space="preserve"> </w:t>
      </w:r>
      <w:r w:rsidR="00232861">
        <w:rPr>
          <w:rFonts w:ascii="Times New Roman" w:hAnsi="Times New Roman" w:cs="Times New Roman" w:hint="eastAsia"/>
        </w:rPr>
        <w:t xml:space="preserve">4-1 </w:t>
      </w:r>
      <w:r>
        <w:rPr>
          <w:rFonts w:ascii="Times New Roman" w:hAnsi="Times New Roman" w:cs="Times New Roman" w:hint="eastAsia"/>
        </w:rPr>
        <w:t>段付きはり</w:t>
      </w:r>
      <w:r w:rsidR="0081027A">
        <w:rPr>
          <w:rFonts w:ascii="Times New Roman" w:hAnsi="Times New Roman" w:cs="Times New Roman" w:hint="eastAsia"/>
        </w:rPr>
        <w:t>の寸法</w:t>
      </w:r>
    </w:p>
    <w:p w14:paraId="7DAE06C7" w14:textId="1E123DDA" w:rsidR="008A54B3" w:rsidDel="0081027A" w:rsidRDefault="008A54B3" w:rsidP="00D24B39">
      <w:pPr>
        <w:jc w:val="center"/>
        <w:rPr>
          <w:del w:id="2" w:author="田村 彗智(ep22i070)" w:date="2024-06-17T04:46:00Z" w16du:dateUtc="2024-06-16T19:46:00Z"/>
          <w:rFonts w:ascii="Times New Roman" w:hAnsi="Times New Roman" w:cs="Times New Roman" w:hint="eastAsia"/>
        </w:rPr>
      </w:pPr>
    </w:p>
    <w:p w14:paraId="764FA0DD" w14:textId="51F16993" w:rsidR="008A54B3" w:rsidRDefault="008A54B3" w:rsidP="00D24B39">
      <w:pPr>
        <w:jc w:val="center"/>
        <w:rPr>
          <w:rFonts w:ascii="Times New Roman" w:hAnsi="Times New Roman" w:cs="Times New Roman"/>
        </w:rPr>
      </w:pPr>
      <w:del w:id="3" w:author="田村 彗智(ep22i070)" w:date="2024-06-17T04:46:00Z" w16du:dateUtc="2024-06-16T19:46:00Z">
        <w:r w:rsidDel="0081027A">
          <w:rPr>
            <w:rFonts w:ascii="Times New Roman" w:hAnsi="Times New Roman" w:cs="Times New Roman" w:hint="eastAsia"/>
            <w:noProof/>
          </w:rPr>
          <w:drawing>
            <wp:inline distT="0" distB="0" distL="0" distR="0" wp14:anchorId="583DB1A8" wp14:editId="2E1F6A3D">
              <wp:extent cx="6659880" cy="4076065"/>
              <wp:effectExtent l="0" t="0" r="7620" b="635"/>
              <wp:docPr id="1917743796" name="図 1" descr="グラフィカル ユーザー インターフェイス, 設計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43796" name="図 1" descr="グラフィカル ユーザー インターフェイス, 設計図&#10;&#10;自動的に生成された説明"/>
                      <pic:cNvPicPr/>
                    </pic:nvPicPr>
                    <pic:blipFill>
                      <a:blip r:embed="rId36">
                        <a:extLst>
                          <a:ext uri="{28A0092B-C50C-407E-A947-70E740481C1C}">
                            <a14:useLocalDpi xmlns:a14="http://schemas.microsoft.com/office/drawing/2010/main" val="0"/>
                          </a:ext>
                        </a:extLst>
                      </a:blip>
                      <a:stretch>
                        <a:fillRect/>
                      </a:stretch>
                    </pic:blipFill>
                    <pic:spPr>
                      <a:xfrm>
                        <a:off x="0" y="0"/>
                        <a:ext cx="6659880" cy="4076065"/>
                      </a:xfrm>
                      <a:prstGeom prst="rect">
                        <a:avLst/>
                      </a:prstGeom>
                    </pic:spPr>
                  </pic:pic>
                </a:graphicData>
              </a:graphic>
            </wp:inline>
          </w:drawing>
        </w:r>
      </w:del>
    </w:p>
    <w:p w14:paraId="66FB0010" w14:textId="77777777" w:rsidR="00125D5F" w:rsidRDefault="00125D5F" w:rsidP="00553F6F">
      <w:pPr>
        <w:rPr>
          <w:rFonts w:ascii="Times New Roman" w:hAnsi="Times New Roman" w:cs="Times New Roman"/>
        </w:rPr>
      </w:pPr>
    </w:p>
    <w:p w14:paraId="61CB6569" w14:textId="7BD59CE4" w:rsidR="00125D5F" w:rsidRDefault="002A264C" w:rsidP="00553F6F">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4CF0CF8A" wp14:editId="457658EA">
            <wp:extent cx="6659880" cy="3604895"/>
            <wp:effectExtent l="0" t="0" r="7620" b="0"/>
            <wp:docPr id="1216389163" name="図 2" descr="A : 静的構造 - Mechanical [Ansys Mechanical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9163" name="図 1216389163" descr="A : 静的構造 - Mechanical [Ansys Mechanical Enterpris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9880" cy="3604895"/>
                    </a:xfrm>
                    <a:prstGeom prst="rect">
                      <a:avLst/>
                    </a:prstGeom>
                  </pic:spPr>
                </pic:pic>
              </a:graphicData>
            </a:graphic>
          </wp:inline>
        </w:drawing>
      </w:r>
    </w:p>
    <w:p w14:paraId="4DC95274" w14:textId="77777777" w:rsidR="00D24B39" w:rsidRDefault="00D24B39" w:rsidP="00D24B39">
      <w:pPr>
        <w:jc w:val="center"/>
        <w:rPr>
          <w:rFonts w:ascii="Times New Roman" w:hAnsi="Times New Roman" w:cs="Times New Roman" w:hint="eastAsia"/>
        </w:rPr>
        <w:pPrChange w:id="4" w:author="田村 彗智(ep22i070)" w:date="2024-06-17T04:41:00Z" w16du:dateUtc="2024-06-16T19:41:00Z">
          <w:pPr/>
        </w:pPrChange>
      </w:pPr>
      <w:r>
        <w:rPr>
          <w:rFonts w:ascii="Times New Roman" w:hAnsi="Times New Roman" w:cs="Times New Roman" w:hint="eastAsia"/>
        </w:rPr>
        <w:t>図</w:t>
      </w:r>
      <w:r>
        <w:rPr>
          <w:rFonts w:ascii="Times New Roman" w:hAnsi="Times New Roman" w:cs="Times New Roman" w:hint="eastAsia"/>
        </w:rPr>
        <w:t xml:space="preserve">4-2 </w:t>
      </w:r>
      <w:r>
        <w:rPr>
          <w:rFonts w:ascii="Times New Roman" w:hAnsi="Times New Roman" w:cs="Times New Roman" w:hint="eastAsia"/>
        </w:rPr>
        <w:t>段付きはりのモデル</w:t>
      </w:r>
    </w:p>
    <w:p w14:paraId="243369B6" w14:textId="77777777" w:rsidR="00251BEE" w:rsidRDefault="00251BEE" w:rsidP="00553F6F">
      <w:pPr>
        <w:rPr>
          <w:rFonts w:ascii="Times New Roman" w:hAnsi="Times New Roman" w:cs="Times New Roman"/>
        </w:rPr>
      </w:pPr>
    </w:p>
    <w:p w14:paraId="2424A97B" w14:textId="77777777" w:rsidR="00251BEE" w:rsidRDefault="00251BEE" w:rsidP="00553F6F">
      <w:pPr>
        <w:rPr>
          <w:rFonts w:ascii="Times New Roman" w:hAnsi="Times New Roman" w:cs="Times New Roman"/>
        </w:rPr>
      </w:pPr>
    </w:p>
    <w:p w14:paraId="2090F850" w14:textId="77777777" w:rsidR="00251BEE" w:rsidRDefault="00251BEE" w:rsidP="00553F6F">
      <w:pPr>
        <w:rPr>
          <w:rFonts w:ascii="Times New Roman" w:hAnsi="Times New Roman" w:cs="Times New Roman"/>
        </w:rPr>
      </w:pPr>
    </w:p>
    <w:p w14:paraId="4248D815" w14:textId="77777777" w:rsidR="00251BEE" w:rsidRDefault="00251BEE" w:rsidP="00553F6F">
      <w:pPr>
        <w:rPr>
          <w:rFonts w:ascii="Times New Roman" w:hAnsi="Times New Roman" w:cs="Times New Roman"/>
        </w:rPr>
      </w:pPr>
    </w:p>
    <w:p w14:paraId="58404DCA" w14:textId="3929DA77" w:rsidR="001832CA" w:rsidRDefault="001832CA" w:rsidP="00553F6F">
      <w:pPr>
        <w:rPr>
          <w:rFonts w:ascii="Times New Roman" w:hAnsi="Times New Roman" w:cs="Times New Roman"/>
        </w:rPr>
      </w:pPr>
      <w:r>
        <w:rPr>
          <w:rFonts w:ascii="Times New Roman" w:hAnsi="Times New Roman" w:cs="Times New Roman" w:hint="eastAsia"/>
        </w:rPr>
        <w:t xml:space="preserve">　２）</w:t>
      </w:r>
      <w:r w:rsidRPr="001832CA">
        <w:rPr>
          <w:rFonts w:ascii="Times New Roman" w:hAnsi="Times New Roman" w:cs="Times New Roman" w:hint="eastAsia"/>
        </w:rPr>
        <w:t>段差部にフィレット（</w:t>
      </w:r>
      <w:r w:rsidRPr="001832CA">
        <w:rPr>
          <w:rFonts w:ascii="Times New Roman" w:hAnsi="Times New Roman" w:cs="Times New Roman"/>
        </w:rPr>
        <w:t>2</w:t>
      </w:r>
      <w:r w:rsidRPr="001832CA">
        <w:rPr>
          <w:rFonts w:ascii="Times New Roman" w:hAnsi="Times New Roman" w:cs="Times New Roman"/>
        </w:rPr>
        <w:t>つの線を滑らかにつなぐ曲線のこと）を設けると</w:t>
      </w:r>
      <w:r w:rsidRPr="001832CA">
        <w:rPr>
          <w:rFonts w:ascii="Times New Roman" w:hAnsi="Times New Roman" w:cs="Times New Roman"/>
        </w:rPr>
        <w:t>von Mises</w:t>
      </w:r>
      <w:r w:rsidRPr="001832CA">
        <w:rPr>
          <w:rFonts w:ascii="Times New Roman" w:hAnsi="Times New Roman" w:cs="Times New Roman"/>
        </w:rPr>
        <w:t>応力の最大値が変化する．異なる曲率半径</w:t>
      </w:r>
      <w:r w:rsidRPr="001832CA">
        <w:rPr>
          <w:rFonts w:ascii="Times New Roman" w:hAnsi="Times New Roman" w:cs="Times New Roman"/>
        </w:rPr>
        <w:t>R(</w:t>
      </w:r>
      <w:r w:rsidR="00F00C60">
        <w:rPr>
          <w:rFonts w:ascii="Times New Roman" w:hAnsi="Times New Roman" w:cs="Times New Roman" w:hint="eastAsia"/>
        </w:rPr>
        <w:t xml:space="preserve">0mm, 0.2mm, 0.3mm, </w:t>
      </w:r>
      <w:r w:rsidRPr="001832CA">
        <w:rPr>
          <w:rFonts w:ascii="Times New Roman" w:hAnsi="Times New Roman" w:cs="Times New Roman"/>
        </w:rPr>
        <w:t xml:space="preserve">0.5mm, 1mm, 2mm, </w:t>
      </w:r>
      <w:r w:rsidR="00687F8A">
        <w:rPr>
          <w:rFonts w:ascii="Times New Roman" w:hAnsi="Times New Roman" w:cs="Times New Roman" w:hint="eastAsia"/>
        </w:rPr>
        <w:t>4</w:t>
      </w:r>
      <w:r w:rsidRPr="001832CA">
        <w:rPr>
          <w:rFonts w:ascii="Times New Roman" w:hAnsi="Times New Roman" w:cs="Times New Roman"/>
        </w:rPr>
        <w:t xml:space="preserve">mm, </w:t>
      </w:r>
      <w:r w:rsidR="00687F8A">
        <w:rPr>
          <w:rFonts w:ascii="Times New Roman" w:hAnsi="Times New Roman" w:cs="Times New Roman"/>
        </w:rPr>
        <w:t>6</w:t>
      </w:r>
      <w:r w:rsidRPr="001832CA">
        <w:rPr>
          <w:rFonts w:ascii="Times New Roman" w:hAnsi="Times New Roman" w:cs="Times New Roman"/>
        </w:rPr>
        <w:t xml:space="preserve">mm, </w:t>
      </w:r>
      <w:r w:rsidR="00876836">
        <w:rPr>
          <w:rFonts w:ascii="Times New Roman" w:hAnsi="Times New Roman" w:cs="Times New Roman"/>
        </w:rPr>
        <w:t>8</w:t>
      </w:r>
      <w:r w:rsidRPr="001832CA">
        <w:rPr>
          <w:rFonts w:ascii="Times New Roman" w:hAnsi="Times New Roman" w:cs="Times New Roman"/>
        </w:rPr>
        <w:t>mm)</w:t>
      </w:r>
      <w:r w:rsidRPr="001832CA">
        <w:rPr>
          <w:rFonts w:ascii="Times New Roman" w:hAnsi="Times New Roman" w:cs="Times New Roman"/>
        </w:rPr>
        <w:t>の複数のモデルを作成</w:t>
      </w:r>
      <w:r w:rsidR="00716675">
        <w:rPr>
          <w:rFonts w:ascii="Times New Roman" w:hAnsi="Times New Roman" w:cs="Times New Roman" w:hint="eastAsia"/>
        </w:rPr>
        <w:t>した</w:t>
      </w:r>
      <w:r w:rsidR="00716675">
        <w:rPr>
          <w:rFonts w:ascii="Times New Roman" w:hAnsi="Times New Roman" w:cs="Times New Roman"/>
        </w:rPr>
        <w:t xml:space="preserve"> </w:t>
      </w:r>
    </w:p>
    <w:p w14:paraId="0443992E" w14:textId="77777777" w:rsidR="00BA3799" w:rsidRDefault="00BA3799" w:rsidP="00553F6F">
      <w:pPr>
        <w:rPr>
          <w:rFonts w:ascii="Times New Roman" w:hAnsi="Times New Roman" w:cs="Times New Roman"/>
        </w:rPr>
      </w:pPr>
    </w:p>
    <w:p w14:paraId="419F3E0D" w14:textId="77777777" w:rsidR="00BA3799" w:rsidRDefault="00BA3799" w:rsidP="00553F6F">
      <w:pPr>
        <w:rPr>
          <w:rFonts w:ascii="Times New Roman" w:hAnsi="Times New Roman" w:cs="Times New Roman"/>
        </w:rPr>
      </w:pPr>
    </w:p>
    <w:p w14:paraId="608CEB4F" w14:textId="77777777" w:rsidR="0025114C" w:rsidRDefault="0025114C" w:rsidP="00553F6F">
      <w:pPr>
        <w:rPr>
          <w:rFonts w:ascii="Times New Roman" w:hAnsi="Times New Roman" w:cs="Times New Roman"/>
        </w:rPr>
      </w:pPr>
    </w:p>
    <w:p w14:paraId="4EA70167" w14:textId="77777777" w:rsidR="0025114C" w:rsidRDefault="0025114C" w:rsidP="00553F6F">
      <w:pPr>
        <w:rPr>
          <w:rFonts w:ascii="Times New Roman" w:hAnsi="Times New Roman" w:cs="Times New Roman"/>
        </w:rPr>
      </w:pPr>
    </w:p>
    <w:p w14:paraId="72CB06C0" w14:textId="754D63D6" w:rsidR="0025114C" w:rsidRDefault="006B1A44" w:rsidP="00553F6F">
      <w:pPr>
        <w:rPr>
          <w:rFonts w:ascii="Times New Roman" w:hAnsi="Times New Roman" w:cs="Times New Roman"/>
        </w:rPr>
      </w:pPr>
      <w:r>
        <w:rPr>
          <w:noProof/>
        </w:rPr>
        <w:drawing>
          <wp:inline distT="0" distB="0" distL="0" distR="0" wp14:anchorId="34FBF17E" wp14:editId="7E87BF0B">
            <wp:extent cx="6659880" cy="2614295"/>
            <wp:effectExtent l="0" t="0" r="7620" b="0"/>
            <wp:docPr id="1918740311" name="図 1" descr="設計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0311" name="図 1" descr="設計図 が含まれている画像&#10;&#10;自動的に生成された説明"/>
                    <pic:cNvPicPr/>
                  </pic:nvPicPr>
                  <pic:blipFill>
                    <a:blip r:embed="rId38"/>
                    <a:stretch>
                      <a:fillRect/>
                    </a:stretch>
                  </pic:blipFill>
                  <pic:spPr>
                    <a:xfrm>
                      <a:off x="0" y="0"/>
                      <a:ext cx="6659880" cy="2614295"/>
                    </a:xfrm>
                    <a:prstGeom prst="rect">
                      <a:avLst/>
                    </a:prstGeom>
                  </pic:spPr>
                </pic:pic>
              </a:graphicData>
            </a:graphic>
          </wp:inline>
        </w:drawing>
      </w:r>
    </w:p>
    <w:p w14:paraId="1A313797" w14:textId="1A170E22" w:rsidR="00B35EAE" w:rsidRDefault="00B35EAE" w:rsidP="00B35EAE">
      <w:pPr>
        <w:jc w:val="center"/>
        <w:rPr>
          <w:rFonts w:ascii="Times New Roman" w:hAnsi="Times New Roman" w:cs="Times New Roman"/>
        </w:rPr>
      </w:pPr>
      <w:r>
        <w:rPr>
          <w:rFonts w:ascii="Times New Roman" w:hAnsi="Times New Roman" w:cs="Times New Roman" w:hint="eastAsia"/>
        </w:rPr>
        <w:t>図</w:t>
      </w:r>
      <w:r w:rsidR="0093659C">
        <w:rPr>
          <w:rFonts w:ascii="Times New Roman" w:hAnsi="Times New Roman" w:cs="Times New Roman" w:hint="eastAsia"/>
        </w:rPr>
        <w:t>4-3</w:t>
      </w:r>
      <w:r>
        <w:rPr>
          <w:rFonts w:ascii="Times New Roman" w:hAnsi="Times New Roman" w:cs="Times New Roman" w:hint="eastAsia"/>
        </w:rPr>
        <w:t xml:space="preserve">　段付きはり</w:t>
      </w:r>
      <w:r>
        <w:rPr>
          <w:rFonts w:ascii="Times New Roman" w:hAnsi="Times New Roman" w:cs="Times New Roman" w:hint="eastAsia"/>
        </w:rPr>
        <w:t>(R=0.</w:t>
      </w:r>
      <w:r w:rsidR="00FA49F9">
        <w:rPr>
          <w:rFonts w:ascii="Times New Roman" w:hAnsi="Times New Roman" w:cs="Times New Roman" w:hint="eastAsia"/>
        </w:rPr>
        <w:t>0</w:t>
      </w:r>
      <w:r>
        <w:rPr>
          <w:rFonts w:ascii="Times New Roman" w:hAnsi="Times New Roman" w:cs="Times New Roman" w:hint="eastAsia"/>
        </w:rPr>
        <w:t>mm)</w:t>
      </w:r>
      <w:r>
        <w:rPr>
          <w:rFonts w:ascii="Times New Roman" w:hAnsi="Times New Roman" w:cs="Times New Roman" w:hint="eastAsia"/>
        </w:rPr>
        <w:t>の相当応力分布（フィレットなし</w:t>
      </w:r>
      <w:r w:rsidR="00FA49F9">
        <w:rPr>
          <w:rFonts w:ascii="Times New Roman" w:hAnsi="Times New Roman" w:cs="Times New Roman"/>
        </w:rPr>
        <w:t>)</w:t>
      </w:r>
    </w:p>
    <w:p w14:paraId="23E2CA59" w14:textId="77777777" w:rsidR="00B35EAE" w:rsidRDefault="00B35EAE" w:rsidP="00553F6F">
      <w:pPr>
        <w:rPr>
          <w:rFonts w:ascii="Times New Roman" w:hAnsi="Times New Roman" w:cs="Times New Roman"/>
        </w:rPr>
      </w:pPr>
    </w:p>
    <w:p w14:paraId="7C53DE49" w14:textId="2D072409" w:rsidR="00C0568B" w:rsidRDefault="00C0568B" w:rsidP="00553F6F">
      <w:pPr>
        <w:rPr>
          <w:rFonts w:ascii="Times New Roman" w:hAnsi="Times New Roman" w:cs="Times New Roman"/>
        </w:rPr>
      </w:pPr>
      <w:r>
        <w:rPr>
          <w:noProof/>
        </w:rPr>
        <w:lastRenderedPageBreak/>
        <w:drawing>
          <wp:inline distT="0" distB="0" distL="0" distR="0" wp14:anchorId="05FE416B" wp14:editId="0B752CAC">
            <wp:extent cx="6659880" cy="2614295"/>
            <wp:effectExtent l="0" t="0" r="7620" b="0"/>
            <wp:docPr id="1211015534" name="図 1" descr="等高線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15534" name="図 1" descr="等高線グラフ&#10;&#10;中程度の精度で自動的に生成された説明"/>
                    <pic:cNvPicPr/>
                  </pic:nvPicPr>
                  <pic:blipFill>
                    <a:blip r:embed="rId39"/>
                    <a:stretch>
                      <a:fillRect/>
                    </a:stretch>
                  </pic:blipFill>
                  <pic:spPr>
                    <a:xfrm>
                      <a:off x="0" y="0"/>
                      <a:ext cx="6659880" cy="2614295"/>
                    </a:xfrm>
                    <a:prstGeom prst="rect">
                      <a:avLst/>
                    </a:prstGeom>
                  </pic:spPr>
                </pic:pic>
              </a:graphicData>
            </a:graphic>
          </wp:inline>
        </w:drawing>
      </w:r>
    </w:p>
    <w:p w14:paraId="20A80C07" w14:textId="00943D3F" w:rsidR="00C0568B" w:rsidRDefault="00C0568B" w:rsidP="00C0568B">
      <w:pPr>
        <w:jc w:val="center"/>
        <w:rPr>
          <w:rFonts w:ascii="Times New Roman" w:hAnsi="Times New Roman" w:cs="Times New Roman"/>
        </w:rPr>
      </w:pPr>
      <w:r>
        <w:rPr>
          <w:rFonts w:ascii="Times New Roman" w:hAnsi="Times New Roman" w:cs="Times New Roman" w:hint="eastAsia"/>
        </w:rPr>
        <w:t>図</w:t>
      </w:r>
      <w:r w:rsidR="0093659C">
        <w:rPr>
          <w:rFonts w:ascii="Times New Roman" w:hAnsi="Times New Roman" w:cs="Times New Roman" w:hint="eastAsia"/>
        </w:rPr>
        <w:t>4-4</w:t>
      </w:r>
      <w:r>
        <w:rPr>
          <w:rFonts w:ascii="Times New Roman" w:hAnsi="Times New Roman" w:cs="Times New Roman" w:hint="eastAsia"/>
        </w:rPr>
        <w:t xml:space="preserve">　段付きはり</w:t>
      </w:r>
      <w:r>
        <w:rPr>
          <w:rFonts w:ascii="Times New Roman" w:hAnsi="Times New Roman" w:cs="Times New Roman" w:hint="eastAsia"/>
        </w:rPr>
        <w:t>(R=</w:t>
      </w:r>
      <w:r>
        <w:rPr>
          <w:rFonts w:ascii="Times New Roman" w:hAnsi="Times New Roman" w:cs="Times New Roman"/>
        </w:rPr>
        <w:t>8</w:t>
      </w:r>
      <w:r>
        <w:rPr>
          <w:rFonts w:ascii="Times New Roman" w:hAnsi="Times New Roman" w:cs="Times New Roman" w:hint="eastAsia"/>
        </w:rPr>
        <w:t>.</w:t>
      </w:r>
      <w:r>
        <w:rPr>
          <w:rFonts w:ascii="Times New Roman" w:hAnsi="Times New Roman" w:cs="Times New Roman"/>
        </w:rPr>
        <w:t>0</w:t>
      </w:r>
      <w:r>
        <w:rPr>
          <w:rFonts w:ascii="Times New Roman" w:hAnsi="Times New Roman" w:cs="Times New Roman" w:hint="eastAsia"/>
        </w:rPr>
        <w:t>mm)</w:t>
      </w:r>
      <w:r>
        <w:rPr>
          <w:rFonts w:ascii="Times New Roman" w:hAnsi="Times New Roman" w:cs="Times New Roman" w:hint="eastAsia"/>
        </w:rPr>
        <w:t>の相当応力分布</w:t>
      </w:r>
    </w:p>
    <w:p w14:paraId="69E22741" w14:textId="77777777" w:rsidR="00C0568B" w:rsidRDefault="00C0568B" w:rsidP="00C0568B">
      <w:pPr>
        <w:rPr>
          <w:rFonts w:ascii="Times New Roman" w:hAnsi="Times New Roman" w:cs="Times New Roman"/>
        </w:rPr>
      </w:pPr>
    </w:p>
    <w:p w14:paraId="1F06B770" w14:textId="77777777" w:rsidR="00C0568B" w:rsidRPr="00C0568B" w:rsidRDefault="00C0568B" w:rsidP="00553F6F">
      <w:pPr>
        <w:rPr>
          <w:rFonts w:ascii="Times New Roman" w:hAnsi="Times New Roman" w:cs="Times New Roman"/>
        </w:rPr>
      </w:pPr>
    </w:p>
    <w:p w14:paraId="332C8E6B" w14:textId="784FEF00" w:rsidR="00C0568B" w:rsidRPr="00FA49F9" w:rsidRDefault="00976D23" w:rsidP="00553F6F">
      <w:pPr>
        <w:rPr>
          <w:rFonts w:ascii="Times New Roman" w:hAnsi="Times New Roman" w:cs="Times New Roman"/>
        </w:rPr>
      </w:pPr>
      <w:r>
        <w:rPr>
          <w:noProof/>
        </w:rPr>
        <w:drawing>
          <wp:inline distT="0" distB="0" distL="0" distR="0" wp14:anchorId="2D90C7AA" wp14:editId="7FF105CB">
            <wp:extent cx="6659880" cy="2614295"/>
            <wp:effectExtent l="0" t="0" r="7620" b="0"/>
            <wp:docPr id="863486382" name="図 1" descr="等高線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86382" name="図 1" descr="等高線グラフ が含まれている画像&#10;&#10;自動的に生成された説明"/>
                    <pic:cNvPicPr/>
                  </pic:nvPicPr>
                  <pic:blipFill>
                    <a:blip r:embed="rId40"/>
                    <a:stretch>
                      <a:fillRect/>
                    </a:stretch>
                  </pic:blipFill>
                  <pic:spPr>
                    <a:xfrm>
                      <a:off x="0" y="0"/>
                      <a:ext cx="6659880" cy="2614295"/>
                    </a:xfrm>
                    <a:prstGeom prst="rect">
                      <a:avLst/>
                    </a:prstGeom>
                  </pic:spPr>
                </pic:pic>
              </a:graphicData>
            </a:graphic>
          </wp:inline>
        </w:drawing>
      </w:r>
    </w:p>
    <w:p w14:paraId="2A4D7ECC" w14:textId="395AB9A0" w:rsidR="00C229E8" w:rsidRDefault="00C229E8" w:rsidP="00976D23">
      <w:pPr>
        <w:jc w:val="center"/>
        <w:rPr>
          <w:rFonts w:ascii="Times New Roman" w:hAnsi="Times New Roman" w:cs="Times New Roman"/>
        </w:rPr>
      </w:pPr>
      <w:r>
        <w:rPr>
          <w:rFonts w:ascii="Times New Roman" w:hAnsi="Times New Roman" w:cs="Times New Roman" w:hint="eastAsia"/>
        </w:rPr>
        <w:t>図</w:t>
      </w:r>
      <w:r w:rsidR="00197BDE">
        <w:rPr>
          <w:rFonts w:ascii="Times New Roman" w:hAnsi="Times New Roman" w:cs="Times New Roman" w:hint="eastAsia"/>
        </w:rPr>
        <w:t>4-5</w:t>
      </w:r>
      <w:r>
        <w:rPr>
          <w:rFonts w:ascii="Times New Roman" w:hAnsi="Times New Roman" w:cs="Times New Roman" w:hint="eastAsia"/>
        </w:rPr>
        <w:t xml:space="preserve">　段付きはり</w:t>
      </w:r>
      <w:r>
        <w:rPr>
          <w:rFonts w:ascii="Times New Roman" w:hAnsi="Times New Roman" w:cs="Times New Roman" w:hint="eastAsia"/>
        </w:rPr>
        <w:t>(R=</w:t>
      </w:r>
      <w:r w:rsidR="00830C31">
        <w:rPr>
          <w:rFonts w:ascii="Times New Roman" w:hAnsi="Times New Roman" w:cs="Times New Roman"/>
        </w:rPr>
        <w:t>6</w:t>
      </w:r>
      <w:r w:rsidR="00976D23">
        <w:rPr>
          <w:rFonts w:ascii="Times New Roman" w:hAnsi="Times New Roman" w:cs="Times New Roman"/>
        </w:rPr>
        <w:t>.</w:t>
      </w:r>
      <w:r w:rsidR="00830C31">
        <w:rPr>
          <w:rFonts w:ascii="Times New Roman" w:hAnsi="Times New Roman" w:cs="Times New Roman"/>
        </w:rPr>
        <w:t>0</w:t>
      </w:r>
      <w:r>
        <w:rPr>
          <w:rFonts w:ascii="Times New Roman" w:hAnsi="Times New Roman" w:cs="Times New Roman" w:hint="eastAsia"/>
        </w:rPr>
        <w:t>mm)</w:t>
      </w:r>
      <w:r>
        <w:rPr>
          <w:rFonts w:ascii="Times New Roman" w:hAnsi="Times New Roman" w:cs="Times New Roman" w:hint="eastAsia"/>
        </w:rPr>
        <w:t>の相当応力分布</w:t>
      </w:r>
    </w:p>
    <w:p w14:paraId="7A061612" w14:textId="77777777" w:rsidR="00C229E8" w:rsidRDefault="00C229E8" w:rsidP="00C229E8">
      <w:pPr>
        <w:rPr>
          <w:rFonts w:ascii="Times New Roman" w:hAnsi="Times New Roman" w:cs="Times New Roman"/>
        </w:rPr>
      </w:pPr>
    </w:p>
    <w:p w14:paraId="0DB571C9" w14:textId="6BD34E79" w:rsidR="00976D23" w:rsidRDefault="00EE2DAC" w:rsidP="00C229E8">
      <w:pPr>
        <w:rPr>
          <w:rFonts w:ascii="Times New Roman" w:hAnsi="Times New Roman" w:cs="Times New Roman"/>
        </w:rPr>
      </w:pPr>
      <w:r>
        <w:rPr>
          <w:noProof/>
        </w:rPr>
        <w:drawing>
          <wp:inline distT="0" distB="0" distL="0" distR="0" wp14:anchorId="247670AB" wp14:editId="384B2219">
            <wp:extent cx="6659880" cy="2614295"/>
            <wp:effectExtent l="0" t="0" r="7620" b="0"/>
            <wp:docPr id="449090197"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90197" name="図 1" descr="ダイアグラム が含まれている画像&#10;&#10;自動的に生成された説明"/>
                    <pic:cNvPicPr/>
                  </pic:nvPicPr>
                  <pic:blipFill>
                    <a:blip r:embed="rId41"/>
                    <a:stretch>
                      <a:fillRect/>
                    </a:stretch>
                  </pic:blipFill>
                  <pic:spPr>
                    <a:xfrm>
                      <a:off x="0" y="0"/>
                      <a:ext cx="6659880" cy="2614295"/>
                    </a:xfrm>
                    <a:prstGeom prst="rect">
                      <a:avLst/>
                    </a:prstGeom>
                  </pic:spPr>
                </pic:pic>
              </a:graphicData>
            </a:graphic>
          </wp:inline>
        </w:drawing>
      </w:r>
    </w:p>
    <w:p w14:paraId="656714DC" w14:textId="241BAA65" w:rsidR="00C229E8" w:rsidRDefault="00C229E8" w:rsidP="00EE2DAC">
      <w:pPr>
        <w:jc w:val="center"/>
        <w:rPr>
          <w:rFonts w:ascii="Times New Roman" w:hAnsi="Times New Roman" w:cs="Times New Roman"/>
        </w:rPr>
      </w:pPr>
      <w:r>
        <w:rPr>
          <w:rFonts w:ascii="Times New Roman" w:hAnsi="Times New Roman" w:cs="Times New Roman" w:hint="eastAsia"/>
        </w:rPr>
        <w:t>図</w:t>
      </w:r>
      <w:r w:rsidR="00197BDE">
        <w:rPr>
          <w:rFonts w:ascii="Times New Roman" w:hAnsi="Times New Roman" w:cs="Times New Roman" w:hint="eastAsia"/>
        </w:rPr>
        <w:t>4-</w:t>
      </w:r>
      <w:r w:rsidR="00197BDE">
        <w:rPr>
          <w:rFonts w:ascii="Times New Roman" w:hAnsi="Times New Roman" w:cs="Times New Roman" w:hint="eastAsia"/>
        </w:rPr>
        <w:t xml:space="preserve">6 </w:t>
      </w:r>
      <w:r>
        <w:rPr>
          <w:rFonts w:ascii="Times New Roman" w:hAnsi="Times New Roman" w:cs="Times New Roman" w:hint="eastAsia"/>
        </w:rPr>
        <w:t>段付きはり</w:t>
      </w:r>
      <w:r>
        <w:rPr>
          <w:rFonts w:ascii="Times New Roman" w:hAnsi="Times New Roman" w:cs="Times New Roman" w:hint="eastAsia"/>
        </w:rPr>
        <w:t>(R=</w:t>
      </w:r>
      <w:r w:rsidR="00EE2DAC">
        <w:rPr>
          <w:rFonts w:ascii="Times New Roman" w:hAnsi="Times New Roman" w:cs="Times New Roman"/>
        </w:rPr>
        <w:t>4</w:t>
      </w:r>
      <w:r>
        <w:rPr>
          <w:rFonts w:ascii="Times New Roman" w:hAnsi="Times New Roman" w:cs="Times New Roman" w:hint="eastAsia"/>
        </w:rPr>
        <w:t>.</w:t>
      </w:r>
      <w:r w:rsidR="00EE2DAC">
        <w:rPr>
          <w:rFonts w:ascii="Times New Roman" w:hAnsi="Times New Roman" w:cs="Times New Roman"/>
        </w:rPr>
        <w:t>0</w:t>
      </w:r>
      <w:r>
        <w:rPr>
          <w:rFonts w:ascii="Times New Roman" w:hAnsi="Times New Roman" w:cs="Times New Roman" w:hint="eastAsia"/>
        </w:rPr>
        <w:t>mm)</w:t>
      </w:r>
      <w:r>
        <w:rPr>
          <w:rFonts w:ascii="Times New Roman" w:hAnsi="Times New Roman" w:cs="Times New Roman" w:hint="eastAsia"/>
        </w:rPr>
        <w:t>の相当応力分布</w:t>
      </w:r>
    </w:p>
    <w:p w14:paraId="3E98330F" w14:textId="77777777" w:rsidR="00C229E8" w:rsidRDefault="00C229E8" w:rsidP="00C229E8">
      <w:pPr>
        <w:rPr>
          <w:rFonts w:ascii="Times New Roman" w:hAnsi="Times New Roman" w:cs="Times New Roman"/>
        </w:rPr>
      </w:pPr>
    </w:p>
    <w:p w14:paraId="2B134EDB" w14:textId="77777777" w:rsidR="00825C6C" w:rsidRDefault="00825C6C" w:rsidP="00C229E8">
      <w:pPr>
        <w:rPr>
          <w:rFonts w:ascii="Times New Roman" w:hAnsi="Times New Roman" w:cs="Times New Roman"/>
        </w:rPr>
      </w:pPr>
    </w:p>
    <w:p w14:paraId="036C7EEB" w14:textId="4586E974" w:rsidR="00825C6C" w:rsidRDefault="00C935A5" w:rsidP="00C229E8">
      <w:pPr>
        <w:rPr>
          <w:rFonts w:ascii="Times New Roman" w:hAnsi="Times New Roman" w:cs="Times New Roman"/>
        </w:rPr>
      </w:pPr>
      <w:r>
        <w:rPr>
          <w:noProof/>
        </w:rPr>
        <w:drawing>
          <wp:inline distT="0" distB="0" distL="0" distR="0" wp14:anchorId="63B6E0C1" wp14:editId="0CA1FF48">
            <wp:extent cx="6659880" cy="2614295"/>
            <wp:effectExtent l="0" t="0" r="7620" b="0"/>
            <wp:docPr id="2135196942"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96942" name="図 1" descr="ダイアグラム が含まれている画像&#10;&#10;自動的に生成された説明"/>
                    <pic:cNvPicPr/>
                  </pic:nvPicPr>
                  <pic:blipFill>
                    <a:blip r:embed="rId42"/>
                    <a:stretch>
                      <a:fillRect/>
                    </a:stretch>
                  </pic:blipFill>
                  <pic:spPr>
                    <a:xfrm>
                      <a:off x="0" y="0"/>
                      <a:ext cx="6659880" cy="2614295"/>
                    </a:xfrm>
                    <a:prstGeom prst="rect">
                      <a:avLst/>
                    </a:prstGeom>
                  </pic:spPr>
                </pic:pic>
              </a:graphicData>
            </a:graphic>
          </wp:inline>
        </w:drawing>
      </w:r>
    </w:p>
    <w:p w14:paraId="2D4E9F67" w14:textId="1D0E42A0" w:rsidR="00C229E8" w:rsidRDefault="00C229E8" w:rsidP="00C935A5">
      <w:pPr>
        <w:jc w:val="center"/>
        <w:rPr>
          <w:rFonts w:ascii="Times New Roman" w:hAnsi="Times New Roman" w:cs="Times New Roman"/>
        </w:rPr>
      </w:pPr>
      <w:r>
        <w:rPr>
          <w:rFonts w:ascii="Times New Roman" w:hAnsi="Times New Roman" w:cs="Times New Roman" w:hint="eastAsia"/>
        </w:rPr>
        <w:t>図</w:t>
      </w:r>
      <w:r w:rsidR="00197BDE">
        <w:rPr>
          <w:rFonts w:ascii="Times New Roman" w:hAnsi="Times New Roman" w:cs="Times New Roman" w:hint="eastAsia"/>
        </w:rPr>
        <w:t>4-</w:t>
      </w:r>
      <w:r w:rsidR="00197BDE">
        <w:rPr>
          <w:rFonts w:ascii="Times New Roman" w:hAnsi="Times New Roman" w:cs="Times New Roman" w:hint="eastAsia"/>
        </w:rPr>
        <w:t>7</w:t>
      </w:r>
      <w:r>
        <w:rPr>
          <w:rFonts w:ascii="Times New Roman" w:hAnsi="Times New Roman" w:cs="Times New Roman" w:hint="eastAsia"/>
        </w:rPr>
        <w:t xml:space="preserve">　段付きはり</w:t>
      </w:r>
      <w:r>
        <w:rPr>
          <w:rFonts w:ascii="Times New Roman" w:hAnsi="Times New Roman" w:cs="Times New Roman" w:hint="eastAsia"/>
        </w:rPr>
        <w:t>(R=</w:t>
      </w:r>
      <w:r w:rsidR="00E8306D">
        <w:rPr>
          <w:rFonts w:ascii="Times New Roman" w:hAnsi="Times New Roman" w:cs="Times New Roman"/>
        </w:rPr>
        <w:t>2</w:t>
      </w:r>
      <w:r>
        <w:rPr>
          <w:rFonts w:ascii="Times New Roman" w:hAnsi="Times New Roman" w:cs="Times New Roman" w:hint="eastAsia"/>
        </w:rPr>
        <w:t>.</w:t>
      </w:r>
      <w:r w:rsidR="00E8306D">
        <w:rPr>
          <w:rFonts w:ascii="Times New Roman" w:hAnsi="Times New Roman" w:cs="Times New Roman"/>
        </w:rPr>
        <w:t>0</w:t>
      </w:r>
      <w:r>
        <w:rPr>
          <w:rFonts w:ascii="Times New Roman" w:hAnsi="Times New Roman" w:cs="Times New Roman" w:hint="eastAsia"/>
        </w:rPr>
        <w:t>mm)</w:t>
      </w:r>
      <w:r>
        <w:rPr>
          <w:rFonts w:ascii="Times New Roman" w:hAnsi="Times New Roman" w:cs="Times New Roman" w:hint="eastAsia"/>
        </w:rPr>
        <w:t>の相当応力分布</w:t>
      </w:r>
    </w:p>
    <w:p w14:paraId="3C45F7CD" w14:textId="77777777" w:rsidR="00C229E8" w:rsidRDefault="00C229E8" w:rsidP="00C229E8">
      <w:pPr>
        <w:rPr>
          <w:rFonts w:ascii="Times New Roman" w:hAnsi="Times New Roman" w:cs="Times New Roman"/>
        </w:rPr>
      </w:pPr>
    </w:p>
    <w:p w14:paraId="24DEA237" w14:textId="4C0CA5DF" w:rsidR="00B35EAE" w:rsidRPr="00C229E8" w:rsidRDefault="00D454E7" w:rsidP="00553F6F">
      <w:pPr>
        <w:rPr>
          <w:rFonts w:ascii="Times New Roman" w:hAnsi="Times New Roman" w:cs="Times New Roman"/>
        </w:rPr>
      </w:pPr>
      <w:r>
        <w:rPr>
          <w:noProof/>
        </w:rPr>
        <w:drawing>
          <wp:inline distT="0" distB="0" distL="0" distR="0" wp14:anchorId="1C443C86" wp14:editId="5C8D8D50">
            <wp:extent cx="6659880" cy="2614295"/>
            <wp:effectExtent l="0" t="0" r="7620" b="0"/>
            <wp:docPr id="699988380" name="図 1" descr="設計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88380" name="図 1" descr="設計図 が含まれている画像&#10;&#10;自動的に生成された説明"/>
                    <pic:cNvPicPr/>
                  </pic:nvPicPr>
                  <pic:blipFill>
                    <a:blip r:embed="rId43"/>
                    <a:stretch>
                      <a:fillRect/>
                    </a:stretch>
                  </pic:blipFill>
                  <pic:spPr>
                    <a:xfrm>
                      <a:off x="0" y="0"/>
                      <a:ext cx="6659880" cy="2614295"/>
                    </a:xfrm>
                    <a:prstGeom prst="rect">
                      <a:avLst/>
                    </a:prstGeom>
                  </pic:spPr>
                </pic:pic>
              </a:graphicData>
            </a:graphic>
          </wp:inline>
        </w:drawing>
      </w:r>
    </w:p>
    <w:p w14:paraId="151C4334" w14:textId="5691C0E5" w:rsidR="00BA3799" w:rsidRDefault="00BA3799" w:rsidP="00D454E7">
      <w:pPr>
        <w:jc w:val="center"/>
        <w:rPr>
          <w:rFonts w:ascii="Times New Roman" w:hAnsi="Times New Roman" w:cs="Times New Roman"/>
        </w:rPr>
      </w:pPr>
      <w:r>
        <w:rPr>
          <w:rFonts w:ascii="Times New Roman" w:hAnsi="Times New Roman" w:cs="Times New Roman" w:hint="eastAsia"/>
        </w:rPr>
        <w:t>図</w:t>
      </w:r>
      <w:r w:rsidR="00197BDE">
        <w:rPr>
          <w:rFonts w:ascii="Times New Roman" w:hAnsi="Times New Roman" w:cs="Times New Roman" w:hint="eastAsia"/>
        </w:rPr>
        <w:t>4-</w:t>
      </w:r>
      <w:r w:rsidR="00197BDE">
        <w:rPr>
          <w:rFonts w:ascii="Times New Roman" w:hAnsi="Times New Roman" w:cs="Times New Roman" w:hint="eastAsia"/>
        </w:rPr>
        <w:t>8</w:t>
      </w:r>
      <w:r>
        <w:rPr>
          <w:rFonts w:ascii="Times New Roman" w:hAnsi="Times New Roman" w:cs="Times New Roman" w:hint="eastAsia"/>
        </w:rPr>
        <w:t xml:space="preserve">　段付きはり</w:t>
      </w:r>
      <w:r>
        <w:rPr>
          <w:rFonts w:ascii="Times New Roman" w:hAnsi="Times New Roman" w:cs="Times New Roman" w:hint="eastAsia"/>
        </w:rPr>
        <w:t>(R=</w:t>
      </w:r>
      <w:r w:rsidR="00D454E7">
        <w:rPr>
          <w:rFonts w:ascii="Times New Roman" w:hAnsi="Times New Roman" w:cs="Times New Roman"/>
        </w:rPr>
        <w:t>1.0</w:t>
      </w:r>
      <w:r>
        <w:rPr>
          <w:rFonts w:ascii="Times New Roman" w:hAnsi="Times New Roman" w:cs="Times New Roman" w:hint="eastAsia"/>
        </w:rPr>
        <w:t>mm)</w:t>
      </w:r>
      <w:r>
        <w:rPr>
          <w:rFonts w:ascii="Times New Roman" w:hAnsi="Times New Roman" w:cs="Times New Roman" w:hint="eastAsia"/>
        </w:rPr>
        <w:t>の相当応力分布</w:t>
      </w:r>
    </w:p>
    <w:p w14:paraId="0CDF2FB2" w14:textId="44BE5287" w:rsidR="00BA3799" w:rsidRDefault="00BA3799" w:rsidP="00553F6F">
      <w:pPr>
        <w:rPr>
          <w:rFonts w:ascii="Times New Roman" w:hAnsi="Times New Roman" w:cs="Times New Roman"/>
        </w:rPr>
      </w:pPr>
    </w:p>
    <w:p w14:paraId="60EDAB01" w14:textId="7F5ED317" w:rsidR="0017345C" w:rsidRDefault="008B6051" w:rsidP="00096817">
      <w:pPr>
        <w:rPr>
          <w:rFonts w:ascii="Times New Roman" w:hAnsi="Times New Roman" w:cs="Times New Roman"/>
        </w:rPr>
      </w:pPr>
      <w:r>
        <w:rPr>
          <w:noProof/>
        </w:rPr>
        <w:drawing>
          <wp:inline distT="0" distB="0" distL="0" distR="0" wp14:anchorId="73D520C0" wp14:editId="4DAE3DF7">
            <wp:extent cx="6659880" cy="2614295"/>
            <wp:effectExtent l="0" t="0" r="7620" b="0"/>
            <wp:docPr id="280677297"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77297" name="図 1" descr="ダイアグラム が含まれている画像&#10;&#10;自動的に生成された説明"/>
                    <pic:cNvPicPr/>
                  </pic:nvPicPr>
                  <pic:blipFill>
                    <a:blip r:embed="rId44"/>
                    <a:stretch>
                      <a:fillRect/>
                    </a:stretch>
                  </pic:blipFill>
                  <pic:spPr>
                    <a:xfrm>
                      <a:off x="0" y="0"/>
                      <a:ext cx="6659880" cy="2614295"/>
                    </a:xfrm>
                    <a:prstGeom prst="rect">
                      <a:avLst/>
                    </a:prstGeom>
                  </pic:spPr>
                </pic:pic>
              </a:graphicData>
            </a:graphic>
          </wp:inline>
        </w:drawing>
      </w:r>
    </w:p>
    <w:p w14:paraId="6C28F5DA" w14:textId="788AA998" w:rsidR="005B3ADC" w:rsidRDefault="005B3ADC" w:rsidP="005B3ADC">
      <w:pPr>
        <w:jc w:val="center"/>
        <w:rPr>
          <w:rFonts w:ascii="Times New Roman" w:hAnsi="Times New Roman" w:cs="Times New Roman"/>
        </w:rPr>
      </w:pPr>
      <w:r>
        <w:rPr>
          <w:rFonts w:ascii="Times New Roman" w:hAnsi="Times New Roman" w:cs="Times New Roman" w:hint="eastAsia"/>
        </w:rPr>
        <w:t>図</w:t>
      </w:r>
      <w:r w:rsidR="00197BDE">
        <w:rPr>
          <w:rFonts w:ascii="Times New Roman" w:hAnsi="Times New Roman" w:cs="Times New Roman" w:hint="eastAsia"/>
        </w:rPr>
        <w:t>4-</w:t>
      </w:r>
      <w:r w:rsidR="00197BDE">
        <w:rPr>
          <w:rFonts w:ascii="Times New Roman" w:hAnsi="Times New Roman" w:cs="Times New Roman" w:hint="eastAsia"/>
        </w:rPr>
        <w:t>9</w:t>
      </w:r>
      <w:r>
        <w:rPr>
          <w:rFonts w:ascii="Times New Roman" w:hAnsi="Times New Roman" w:cs="Times New Roman" w:hint="eastAsia"/>
        </w:rPr>
        <w:t xml:space="preserve">　段付きはり</w:t>
      </w:r>
      <w:r>
        <w:rPr>
          <w:rFonts w:ascii="Times New Roman" w:hAnsi="Times New Roman" w:cs="Times New Roman" w:hint="eastAsia"/>
        </w:rPr>
        <w:t>(R=</w:t>
      </w:r>
      <w:r>
        <w:rPr>
          <w:rFonts w:ascii="Times New Roman" w:hAnsi="Times New Roman" w:cs="Times New Roman"/>
        </w:rPr>
        <w:t>0.5</w:t>
      </w:r>
      <w:r>
        <w:rPr>
          <w:rFonts w:ascii="Times New Roman" w:hAnsi="Times New Roman" w:cs="Times New Roman" w:hint="eastAsia"/>
        </w:rPr>
        <w:t>mm)</w:t>
      </w:r>
      <w:r>
        <w:rPr>
          <w:rFonts w:ascii="Times New Roman" w:hAnsi="Times New Roman" w:cs="Times New Roman" w:hint="eastAsia"/>
        </w:rPr>
        <w:t>の相当応力分布</w:t>
      </w:r>
    </w:p>
    <w:p w14:paraId="1D3594D1" w14:textId="77777777" w:rsidR="0017345C" w:rsidRDefault="0017345C" w:rsidP="00096817">
      <w:pPr>
        <w:rPr>
          <w:rFonts w:ascii="Times New Roman" w:hAnsi="Times New Roman" w:cs="Times New Roman"/>
        </w:rPr>
      </w:pPr>
    </w:p>
    <w:p w14:paraId="6B47F947" w14:textId="77777777" w:rsidR="005B3ADC" w:rsidRDefault="005B3ADC" w:rsidP="00096817">
      <w:pPr>
        <w:rPr>
          <w:rFonts w:ascii="Times New Roman" w:hAnsi="Times New Roman" w:cs="Times New Roman"/>
        </w:rPr>
      </w:pPr>
    </w:p>
    <w:p w14:paraId="1A27ADCA" w14:textId="77777777" w:rsidR="005B3ADC" w:rsidRDefault="005B3ADC" w:rsidP="00096817">
      <w:pPr>
        <w:rPr>
          <w:rFonts w:ascii="Times New Roman" w:hAnsi="Times New Roman" w:cs="Times New Roman"/>
        </w:rPr>
      </w:pPr>
    </w:p>
    <w:p w14:paraId="151DE02E" w14:textId="1F0423A3" w:rsidR="005B3ADC" w:rsidRDefault="00D8386F" w:rsidP="00096817">
      <w:pPr>
        <w:rPr>
          <w:rFonts w:ascii="Times New Roman" w:hAnsi="Times New Roman" w:cs="Times New Roman"/>
        </w:rPr>
      </w:pPr>
      <w:r>
        <w:rPr>
          <w:noProof/>
        </w:rPr>
        <w:drawing>
          <wp:inline distT="0" distB="0" distL="0" distR="0" wp14:anchorId="208585B2" wp14:editId="26B5E26C">
            <wp:extent cx="6659880" cy="2614295"/>
            <wp:effectExtent l="0" t="0" r="7620" b="0"/>
            <wp:docPr id="636445150"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45150" name="図 1" descr="ダイアグラム が含まれている画像&#10;&#10;自動的に生成された説明"/>
                    <pic:cNvPicPr/>
                  </pic:nvPicPr>
                  <pic:blipFill>
                    <a:blip r:embed="rId45"/>
                    <a:stretch>
                      <a:fillRect/>
                    </a:stretch>
                  </pic:blipFill>
                  <pic:spPr>
                    <a:xfrm>
                      <a:off x="0" y="0"/>
                      <a:ext cx="6659880" cy="2614295"/>
                    </a:xfrm>
                    <a:prstGeom prst="rect">
                      <a:avLst/>
                    </a:prstGeom>
                  </pic:spPr>
                </pic:pic>
              </a:graphicData>
            </a:graphic>
          </wp:inline>
        </w:drawing>
      </w:r>
    </w:p>
    <w:p w14:paraId="20890B5B" w14:textId="5E0E6979" w:rsidR="005B3ADC" w:rsidRDefault="005B3ADC" w:rsidP="005B3ADC">
      <w:pPr>
        <w:jc w:val="center"/>
        <w:rPr>
          <w:rFonts w:ascii="Times New Roman" w:hAnsi="Times New Roman" w:cs="Times New Roman"/>
        </w:rPr>
      </w:pPr>
      <w:r>
        <w:rPr>
          <w:rFonts w:ascii="Times New Roman" w:hAnsi="Times New Roman" w:cs="Times New Roman" w:hint="eastAsia"/>
        </w:rPr>
        <w:t>図</w:t>
      </w:r>
      <w:r w:rsidR="00197BDE">
        <w:rPr>
          <w:rFonts w:ascii="Times New Roman" w:hAnsi="Times New Roman" w:cs="Times New Roman" w:hint="eastAsia"/>
        </w:rPr>
        <w:t>4-</w:t>
      </w:r>
      <w:r w:rsidR="00197BDE">
        <w:rPr>
          <w:rFonts w:ascii="Times New Roman" w:hAnsi="Times New Roman" w:cs="Times New Roman" w:hint="eastAsia"/>
        </w:rPr>
        <w:t>10</w:t>
      </w:r>
      <w:r>
        <w:rPr>
          <w:rFonts w:ascii="Times New Roman" w:hAnsi="Times New Roman" w:cs="Times New Roman" w:hint="eastAsia"/>
        </w:rPr>
        <w:t xml:space="preserve">　段付きはり</w:t>
      </w:r>
      <w:r>
        <w:rPr>
          <w:rFonts w:ascii="Times New Roman" w:hAnsi="Times New Roman" w:cs="Times New Roman" w:hint="eastAsia"/>
        </w:rPr>
        <w:t>(R=</w:t>
      </w:r>
      <w:r w:rsidR="00D8386F">
        <w:rPr>
          <w:rFonts w:ascii="Times New Roman" w:hAnsi="Times New Roman" w:cs="Times New Roman"/>
        </w:rPr>
        <w:t>0</w:t>
      </w:r>
      <w:r>
        <w:rPr>
          <w:rFonts w:ascii="Times New Roman" w:hAnsi="Times New Roman" w:cs="Times New Roman"/>
        </w:rPr>
        <w:t>.</w:t>
      </w:r>
      <w:r w:rsidR="00D8386F">
        <w:rPr>
          <w:rFonts w:ascii="Times New Roman" w:hAnsi="Times New Roman" w:cs="Times New Roman"/>
        </w:rPr>
        <w:t>3</w:t>
      </w:r>
      <w:r>
        <w:rPr>
          <w:rFonts w:ascii="Times New Roman" w:hAnsi="Times New Roman" w:cs="Times New Roman" w:hint="eastAsia"/>
        </w:rPr>
        <w:t>mm)</w:t>
      </w:r>
      <w:r>
        <w:rPr>
          <w:rFonts w:ascii="Times New Roman" w:hAnsi="Times New Roman" w:cs="Times New Roman" w:hint="eastAsia"/>
        </w:rPr>
        <w:t>の相当応力分布</w:t>
      </w:r>
    </w:p>
    <w:p w14:paraId="014EFDE6" w14:textId="77777777" w:rsidR="00D8386F" w:rsidRDefault="00D8386F" w:rsidP="005B3ADC">
      <w:pPr>
        <w:jc w:val="center"/>
        <w:rPr>
          <w:rFonts w:ascii="Times New Roman" w:hAnsi="Times New Roman" w:cs="Times New Roman"/>
        </w:rPr>
      </w:pPr>
    </w:p>
    <w:p w14:paraId="1363AAFC" w14:textId="52F6901D" w:rsidR="00D8386F" w:rsidRDefault="00872B89" w:rsidP="005B3ADC">
      <w:pPr>
        <w:jc w:val="center"/>
        <w:rPr>
          <w:rFonts w:ascii="Times New Roman" w:hAnsi="Times New Roman" w:cs="Times New Roman"/>
        </w:rPr>
      </w:pPr>
      <w:r>
        <w:rPr>
          <w:noProof/>
        </w:rPr>
        <w:drawing>
          <wp:inline distT="0" distB="0" distL="0" distR="0" wp14:anchorId="5803994D" wp14:editId="74E990E0">
            <wp:extent cx="6659880" cy="2614295"/>
            <wp:effectExtent l="0" t="0" r="7620" b="0"/>
            <wp:docPr id="287879174" name="図 1" descr="ダイアグラム, 設計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9174" name="図 1" descr="ダイアグラム, 設計図&#10;&#10;自動的に生成された説明"/>
                    <pic:cNvPicPr/>
                  </pic:nvPicPr>
                  <pic:blipFill>
                    <a:blip r:embed="rId46"/>
                    <a:stretch>
                      <a:fillRect/>
                    </a:stretch>
                  </pic:blipFill>
                  <pic:spPr>
                    <a:xfrm>
                      <a:off x="0" y="0"/>
                      <a:ext cx="6659880" cy="2614295"/>
                    </a:xfrm>
                    <a:prstGeom prst="rect">
                      <a:avLst/>
                    </a:prstGeom>
                  </pic:spPr>
                </pic:pic>
              </a:graphicData>
            </a:graphic>
          </wp:inline>
        </w:drawing>
      </w:r>
    </w:p>
    <w:p w14:paraId="5F0A72E5" w14:textId="34055457" w:rsidR="005B3ADC" w:rsidRDefault="005B3ADC" w:rsidP="005B3ADC">
      <w:pPr>
        <w:jc w:val="center"/>
        <w:rPr>
          <w:rFonts w:ascii="Times New Roman" w:hAnsi="Times New Roman" w:cs="Times New Roman"/>
        </w:rPr>
      </w:pPr>
      <w:r>
        <w:rPr>
          <w:rFonts w:ascii="Times New Roman" w:hAnsi="Times New Roman" w:cs="Times New Roman" w:hint="eastAsia"/>
        </w:rPr>
        <w:t>図</w:t>
      </w:r>
      <w:r w:rsidR="00197BDE">
        <w:rPr>
          <w:rFonts w:ascii="Times New Roman" w:hAnsi="Times New Roman" w:cs="Times New Roman" w:hint="eastAsia"/>
        </w:rPr>
        <w:t>4-</w:t>
      </w:r>
      <w:r w:rsidR="005D2761">
        <w:rPr>
          <w:rFonts w:ascii="Times New Roman" w:hAnsi="Times New Roman" w:cs="Times New Roman" w:hint="eastAsia"/>
        </w:rPr>
        <w:t>11</w:t>
      </w:r>
      <w:r>
        <w:rPr>
          <w:rFonts w:ascii="Times New Roman" w:hAnsi="Times New Roman" w:cs="Times New Roman" w:hint="eastAsia"/>
        </w:rPr>
        <w:t xml:space="preserve">　段付きはり</w:t>
      </w:r>
      <w:r>
        <w:rPr>
          <w:rFonts w:ascii="Times New Roman" w:hAnsi="Times New Roman" w:cs="Times New Roman" w:hint="eastAsia"/>
        </w:rPr>
        <w:t>(R=</w:t>
      </w:r>
      <w:r w:rsidR="00D8386F">
        <w:rPr>
          <w:rFonts w:ascii="Times New Roman" w:hAnsi="Times New Roman" w:cs="Times New Roman"/>
        </w:rPr>
        <w:t>0</w:t>
      </w:r>
      <w:r>
        <w:rPr>
          <w:rFonts w:ascii="Times New Roman" w:hAnsi="Times New Roman" w:cs="Times New Roman"/>
        </w:rPr>
        <w:t>.</w:t>
      </w:r>
      <w:r w:rsidR="00B6463D">
        <w:rPr>
          <w:rFonts w:ascii="Times New Roman" w:hAnsi="Times New Roman" w:cs="Times New Roman"/>
        </w:rPr>
        <w:t>2</w:t>
      </w:r>
      <w:r>
        <w:rPr>
          <w:rFonts w:ascii="Times New Roman" w:hAnsi="Times New Roman" w:cs="Times New Roman" w:hint="eastAsia"/>
        </w:rPr>
        <w:t>mm)</w:t>
      </w:r>
      <w:r>
        <w:rPr>
          <w:rFonts w:ascii="Times New Roman" w:hAnsi="Times New Roman" w:cs="Times New Roman" w:hint="eastAsia"/>
        </w:rPr>
        <w:t>の相当応力分布</w:t>
      </w:r>
    </w:p>
    <w:p w14:paraId="2034B178" w14:textId="77777777" w:rsidR="005B3ADC" w:rsidRPr="005B3ADC" w:rsidRDefault="005B3ADC" w:rsidP="00096817">
      <w:pPr>
        <w:rPr>
          <w:rFonts w:ascii="Times New Roman" w:hAnsi="Times New Roman" w:cs="Times New Roman"/>
        </w:rPr>
      </w:pPr>
    </w:p>
    <w:p w14:paraId="5B7550B6" w14:textId="092B3AD8" w:rsidR="00FC4096" w:rsidRPr="005B3ADC" w:rsidRDefault="00716675" w:rsidP="00096817">
      <w:pPr>
        <w:rPr>
          <w:rFonts w:ascii="Times New Roman" w:hAnsi="Times New Roman" w:cs="Times New Roman"/>
        </w:rPr>
      </w:pPr>
      <w:r w:rsidRPr="001832CA">
        <w:rPr>
          <w:rFonts w:ascii="Times New Roman" w:hAnsi="Times New Roman" w:cs="Times New Roman"/>
        </w:rPr>
        <w:t>横軸曲率半径</w:t>
      </w:r>
      <w:r w:rsidRPr="001832CA">
        <w:rPr>
          <w:rFonts w:ascii="Times New Roman" w:hAnsi="Times New Roman" w:cs="Times New Roman"/>
        </w:rPr>
        <w:t>R</w:t>
      </w:r>
      <w:r w:rsidRPr="001832CA">
        <w:rPr>
          <w:rFonts w:ascii="Times New Roman" w:hAnsi="Times New Roman" w:cs="Times New Roman"/>
        </w:rPr>
        <w:t>，縦軸</w:t>
      </w:r>
      <w:r w:rsidRPr="001832CA">
        <w:rPr>
          <w:rFonts w:ascii="Times New Roman" w:hAnsi="Times New Roman" w:cs="Times New Roman"/>
        </w:rPr>
        <w:t>von Mises</w:t>
      </w:r>
      <w:r w:rsidRPr="001832CA">
        <w:rPr>
          <w:rFonts w:ascii="Times New Roman" w:hAnsi="Times New Roman" w:cs="Times New Roman"/>
        </w:rPr>
        <w:t>応力</w:t>
      </w:r>
      <w:r>
        <w:rPr>
          <w:rFonts w:ascii="Times New Roman" w:hAnsi="Times New Roman" w:cs="Times New Roman" w:hint="eastAsia"/>
        </w:rPr>
        <w:t>（相当応力）</w:t>
      </w:r>
      <w:r w:rsidRPr="001832CA">
        <w:rPr>
          <w:rFonts w:ascii="Times New Roman" w:hAnsi="Times New Roman" w:cs="Times New Roman"/>
        </w:rPr>
        <w:t>値となるグラフを作成</w:t>
      </w:r>
      <w:r w:rsidR="00FC4096">
        <w:rPr>
          <w:rFonts w:ascii="Times New Roman" w:hAnsi="Times New Roman" w:cs="Times New Roman" w:hint="eastAsia"/>
        </w:rPr>
        <w:t>した</w:t>
      </w:r>
      <w:r w:rsidRPr="001832CA">
        <w:rPr>
          <w:rFonts w:ascii="Times New Roman" w:hAnsi="Times New Roman" w:cs="Times New Roman"/>
        </w:rPr>
        <w:t>．</w:t>
      </w:r>
    </w:p>
    <w:p w14:paraId="034E7232" w14:textId="23F4BCA2" w:rsidR="00F53E82" w:rsidRPr="00096817" w:rsidRDefault="00C55E24" w:rsidP="00C55E24">
      <w:pPr>
        <w:jc w:val="center"/>
        <w:rPr>
          <w:rFonts w:ascii="Times New Roman" w:hAnsi="Times New Roman" w:cs="Times New Roman"/>
        </w:rPr>
      </w:pPr>
      <w:r>
        <w:rPr>
          <w:noProof/>
        </w:rPr>
        <w:drawing>
          <wp:inline distT="0" distB="0" distL="0" distR="0" wp14:anchorId="2906A578" wp14:editId="5F7CBBC9">
            <wp:extent cx="4572000" cy="2743200"/>
            <wp:effectExtent l="0" t="0" r="0" b="0"/>
            <wp:docPr id="1393648804" name="グラフ 1">
              <a:extLst xmlns:a="http://schemas.openxmlformats.org/drawingml/2006/main">
                <a:ext uri="{FF2B5EF4-FFF2-40B4-BE49-F238E27FC236}">
                  <a16:creationId xmlns:a16="http://schemas.microsoft.com/office/drawing/2014/main" id="{9E7EF0A5-41B8-05CA-618A-C3C59FC57F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A9916FC" w14:textId="28A34AF0" w:rsidR="001D056A" w:rsidRDefault="001D056A" w:rsidP="00C55E24">
      <w:pPr>
        <w:jc w:val="center"/>
        <w:rPr>
          <w:rFonts w:ascii="Times New Roman" w:hAnsi="Times New Roman" w:cs="Times New Roman"/>
        </w:rPr>
      </w:pPr>
      <w:r>
        <w:rPr>
          <w:rFonts w:ascii="Times New Roman" w:hAnsi="Times New Roman" w:cs="Times New Roman" w:hint="eastAsia"/>
        </w:rPr>
        <w:lastRenderedPageBreak/>
        <w:t>図</w:t>
      </w:r>
      <w:r w:rsidR="005D2761">
        <w:rPr>
          <w:rFonts w:ascii="Times New Roman" w:hAnsi="Times New Roman" w:cs="Times New Roman" w:hint="eastAsia"/>
        </w:rPr>
        <w:t>4-</w:t>
      </w:r>
      <w:r w:rsidR="005D2761">
        <w:rPr>
          <w:rFonts w:ascii="Times New Roman" w:hAnsi="Times New Roman" w:cs="Times New Roman" w:hint="eastAsia"/>
        </w:rPr>
        <w:t>12</w:t>
      </w:r>
      <w:r>
        <w:rPr>
          <w:rFonts w:ascii="Times New Roman" w:hAnsi="Times New Roman" w:cs="Times New Roman" w:hint="eastAsia"/>
        </w:rPr>
        <w:t xml:space="preserve">　フィレット曲率半径と相当応力最大値の関係</w:t>
      </w:r>
    </w:p>
    <w:p w14:paraId="7ECB138C" w14:textId="77777777" w:rsidR="00F53E82" w:rsidRPr="001D056A" w:rsidRDefault="00F53E82" w:rsidP="00553F6F">
      <w:pPr>
        <w:rPr>
          <w:rFonts w:ascii="Times New Roman" w:hAnsi="Times New Roman" w:cs="Times New Roman"/>
        </w:rPr>
      </w:pPr>
    </w:p>
    <w:p w14:paraId="3D56B93A" w14:textId="77777777" w:rsidR="00626C18" w:rsidRDefault="00626C18" w:rsidP="00626C18">
      <w:pPr>
        <w:rPr>
          <w:rFonts w:ascii="Times New Roman" w:hAnsi="Times New Roman" w:cs="Times New Roman"/>
        </w:rPr>
      </w:pPr>
    </w:p>
    <w:p w14:paraId="600F5707" w14:textId="13624DFE" w:rsidR="00BE1593" w:rsidRPr="004E7236" w:rsidRDefault="004E7236" w:rsidP="00626C18">
      <w:pPr>
        <w:rPr>
          <w:rFonts w:ascii="Times New Roman" w:hAnsi="Times New Roman" w:cs="Times New Roman"/>
        </w:rPr>
      </w:pPr>
      <w:r>
        <w:rPr>
          <w:noProof/>
        </w:rPr>
        <w:drawing>
          <wp:inline distT="0" distB="0" distL="0" distR="0" wp14:anchorId="2D88A110" wp14:editId="13BA32BB">
            <wp:extent cx="6659880" cy="2614295"/>
            <wp:effectExtent l="0" t="0" r="7620" b="0"/>
            <wp:docPr id="446838666" name="図 1" descr="グラフ, 等高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38666" name="図 1" descr="グラフ, 等高線グラフ&#10;&#10;自動的に生成された説明"/>
                    <pic:cNvPicPr/>
                  </pic:nvPicPr>
                  <pic:blipFill>
                    <a:blip r:embed="rId48"/>
                    <a:stretch>
                      <a:fillRect/>
                    </a:stretch>
                  </pic:blipFill>
                  <pic:spPr>
                    <a:xfrm>
                      <a:off x="0" y="0"/>
                      <a:ext cx="6659880" cy="2614295"/>
                    </a:xfrm>
                    <a:prstGeom prst="rect">
                      <a:avLst/>
                    </a:prstGeom>
                  </pic:spPr>
                </pic:pic>
              </a:graphicData>
            </a:graphic>
          </wp:inline>
        </w:drawing>
      </w:r>
    </w:p>
    <w:p w14:paraId="1B04CC97" w14:textId="164E255B" w:rsidR="00BE1593" w:rsidRDefault="008B4F00" w:rsidP="003B078B">
      <w:pPr>
        <w:ind w:firstLineChars="100" w:firstLine="210"/>
        <w:jc w:val="center"/>
        <w:rPr>
          <w:rFonts w:ascii="Times New Roman" w:hAnsi="Times New Roman" w:cs="Times New Roman" w:hint="eastAsia"/>
        </w:rPr>
      </w:pPr>
      <w:r>
        <w:rPr>
          <w:rFonts w:ascii="Times New Roman" w:hAnsi="Times New Roman" w:cs="Times New Roman" w:hint="eastAsia"/>
        </w:rPr>
        <w:t>図</w:t>
      </w:r>
      <w:r>
        <w:rPr>
          <w:rFonts w:ascii="Times New Roman" w:hAnsi="Times New Roman" w:cs="Times New Roman" w:hint="eastAsia"/>
        </w:rPr>
        <w:t xml:space="preserve">4-13 </w:t>
      </w:r>
      <w:r w:rsidR="003B078B">
        <w:rPr>
          <w:rFonts w:ascii="Times New Roman" w:hAnsi="Times New Roman" w:cs="Times New Roman" w:hint="eastAsia"/>
        </w:rPr>
        <w:t>相当応力分布の解析時のフィレットの様子</w:t>
      </w:r>
    </w:p>
    <w:p w14:paraId="2A17E671" w14:textId="77777777" w:rsidR="00BE1593" w:rsidRDefault="00BE1593" w:rsidP="00F53E82">
      <w:pPr>
        <w:ind w:firstLineChars="100" w:firstLine="210"/>
        <w:rPr>
          <w:rFonts w:ascii="Times New Roman" w:hAnsi="Times New Roman" w:cs="Times New Roman"/>
        </w:rPr>
      </w:pPr>
    </w:p>
    <w:p w14:paraId="33E8918A" w14:textId="4FFFB32E" w:rsidR="001D056A" w:rsidRDefault="001D056A" w:rsidP="001D056A">
      <w:pPr>
        <w:ind w:firstLineChars="100" w:firstLine="210"/>
        <w:rPr>
          <w:rFonts w:ascii="Times New Roman" w:hAnsi="Times New Roman" w:cs="Times New Roman"/>
        </w:rPr>
      </w:pPr>
      <w:r>
        <w:rPr>
          <w:rFonts w:ascii="Times New Roman" w:hAnsi="Times New Roman" w:cs="Times New Roman" w:hint="eastAsia"/>
        </w:rPr>
        <w:t>３）図</w:t>
      </w:r>
      <w:r>
        <w:rPr>
          <w:rFonts w:ascii="Times New Roman" w:hAnsi="Times New Roman" w:cs="Times New Roman" w:hint="eastAsia"/>
        </w:rPr>
        <w:t>3-</w:t>
      </w:r>
      <w:r w:rsidR="00B60423">
        <w:rPr>
          <w:rFonts w:ascii="Times New Roman" w:hAnsi="Times New Roman" w:cs="Times New Roman" w:hint="eastAsia"/>
        </w:rPr>
        <w:t>12</w:t>
      </w:r>
      <w:r>
        <w:rPr>
          <w:rFonts w:ascii="Times New Roman" w:hAnsi="Times New Roman" w:cs="Times New Roman" w:hint="eastAsia"/>
        </w:rPr>
        <w:t>「フィレット曲率半径と相当応力最大値の関係」が示す意味を考察する</w:t>
      </w:r>
      <w:r w:rsidRPr="00263347">
        <w:rPr>
          <w:rFonts w:ascii="Times New Roman" w:hAnsi="Times New Roman" w:cs="Times New Roman"/>
        </w:rPr>
        <w:t>．</w:t>
      </w:r>
    </w:p>
    <w:p w14:paraId="190E4551" w14:textId="25394C33" w:rsidR="00B04C6C" w:rsidRDefault="00B04C6C" w:rsidP="00B04C6C">
      <w:pPr>
        <w:ind w:firstLineChars="100" w:firstLine="210"/>
        <w:rPr>
          <w:rFonts w:ascii="Times New Roman" w:hAnsi="Times New Roman" w:cs="Times New Roman" w:hint="eastAsia"/>
        </w:rPr>
      </w:pPr>
      <w:r>
        <w:rPr>
          <w:rFonts w:ascii="Times New Roman" w:hAnsi="Times New Roman" w:cs="Times New Roman" w:hint="eastAsia"/>
        </w:rPr>
        <w:t>図</w:t>
      </w:r>
      <w:r>
        <w:rPr>
          <w:rFonts w:ascii="Times New Roman" w:hAnsi="Times New Roman" w:cs="Times New Roman" w:hint="eastAsia"/>
        </w:rPr>
        <w:t>4-13</w:t>
      </w:r>
      <w:r>
        <w:rPr>
          <w:rFonts w:ascii="Times New Roman" w:hAnsi="Times New Roman" w:cs="Times New Roman" w:hint="eastAsia"/>
        </w:rPr>
        <w:t>を見ると，メッシュが不均一であることがわかる．</w:t>
      </w:r>
    </w:p>
    <w:p w14:paraId="72B844E2" w14:textId="77777777" w:rsidR="00B60423" w:rsidRDefault="00B60423" w:rsidP="00B60423">
      <w:pPr>
        <w:ind w:firstLineChars="100" w:firstLine="210"/>
        <w:rPr>
          <w:rFonts w:ascii="Times New Roman" w:hAnsi="Times New Roman" w:cs="Times New Roman"/>
        </w:rPr>
      </w:pPr>
      <w:r w:rsidRPr="00F53E82">
        <w:rPr>
          <w:rFonts w:ascii="Times New Roman" w:hAnsi="Times New Roman" w:cs="Times New Roman" w:hint="eastAsia"/>
        </w:rPr>
        <w:t>弾性解析の場合、集中荷重が作用する点や集中応力が発生する点の応力は正しく計算されないので、応力特異点と呼ばれてい</w:t>
      </w:r>
      <w:r>
        <w:rPr>
          <w:rFonts w:ascii="Times New Roman" w:hAnsi="Times New Roman" w:cs="Times New Roman" w:hint="eastAsia"/>
        </w:rPr>
        <w:t>る</w:t>
      </w:r>
      <w:r w:rsidRPr="00F53E82">
        <w:rPr>
          <w:rFonts w:ascii="Times New Roman" w:hAnsi="Times New Roman" w:cs="Times New Roman" w:hint="eastAsia"/>
        </w:rPr>
        <w:t>。この</w:t>
      </w:r>
      <w:r w:rsidRPr="00B04C6C">
        <w:rPr>
          <w:rFonts w:ascii="Times New Roman" w:hAnsi="Times New Roman" w:cs="Times New Roman" w:hint="eastAsia"/>
        </w:rPr>
        <w:t>特異点</w:t>
      </w:r>
      <w:r w:rsidRPr="00F53E82">
        <w:rPr>
          <w:rFonts w:ascii="Times New Roman" w:hAnsi="Times New Roman" w:cs="Times New Roman" w:hint="eastAsia"/>
        </w:rPr>
        <w:t>が存在する解析モデルでは特異点に最大応力</w:t>
      </w:r>
      <w:r>
        <w:rPr>
          <w:rFonts w:ascii="Times New Roman" w:hAnsi="Times New Roman" w:cs="Times New Roman" w:hint="eastAsia"/>
        </w:rPr>
        <w:t>（</w:t>
      </w:r>
      <w:r w:rsidRPr="00F53E82">
        <w:rPr>
          <w:rFonts w:ascii="Times New Roman" w:hAnsi="Times New Roman" w:cs="Times New Roman" w:hint="eastAsia"/>
        </w:rPr>
        <w:t>理論値は無限大</w:t>
      </w:r>
      <w:r>
        <w:rPr>
          <w:rFonts w:ascii="Times New Roman" w:hAnsi="Times New Roman" w:cs="Times New Roman" w:hint="eastAsia"/>
        </w:rPr>
        <w:t>）</w:t>
      </w:r>
      <w:r w:rsidRPr="00F53E82">
        <w:rPr>
          <w:rFonts w:ascii="Times New Roman" w:hAnsi="Times New Roman" w:cs="Times New Roman" w:hint="eastAsia"/>
        </w:rPr>
        <w:t>が発生</w:t>
      </w:r>
      <w:r>
        <w:rPr>
          <w:rFonts w:ascii="Times New Roman" w:hAnsi="Times New Roman" w:cs="Times New Roman" w:hint="eastAsia"/>
        </w:rPr>
        <w:t>する</w:t>
      </w:r>
      <w:r w:rsidRPr="00F53E82">
        <w:rPr>
          <w:rFonts w:ascii="Times New Roman" w:hAnsi="Times New Roman" w:cs="Times New Roman" w:hint="eastAsia"/>
        </w:rPr>
        <w:t>ことが多いので、</w:t>
      </w:r>
      <w:r>
        <w:rPr>
          <w:rFonts w:ascii="Times New Roman" w:hAnsi="Times New Roman" w:cs="Times New Roman" w:hint="eastAsia"/>
        </w:rPr>
        <w:t>構造評価において応力の</w:t>
      </w:r>
      <w:r w:rsidRPr="00F53E82">
        <w:rPr>
          <w:rFonts w:ascii="Times New Roman" w:hAnsi="Times New Roman" w:cs="Times New Roman" w:hint="eastAsia"/>
        </w:rPr>
        <w:t>最大値のみに捕われると誤った評価を引き起こす。</w:t>
      </w:r>
    </w:p>
    <w:p w14:paraId="5833E810" w14:textId="77777777" w:rsidR="00B04C6C" w:rsidRDefault="00B04C6C" w:rsidP="00B60423">
      <w:pPr>
        <w:ind w:firstLineChars="100" w:firstLine="210"/>
        <w:rPr>
          <w:rFonts w:ascii="Times New Roman" w:hAnsi="Times New Roman" w:cs="Times New Roman" w:hint="eastAsia"/>
        </w:rPr>
      </w:pPr>
    </w:p>
    <w:p w14:paraId="1C137658" w14:textId="4D043BE7" w:rsidR="0050453F" w:rsidRDefault="00D73097" w:rsidP="00553F6F">
      <w:pPr>
        <w:rPr>
          <w:rFonts w:ascii="Times New Roman" w:hAnsi="Times New Roman" w:cs="Times New Roman"/>
        </w:rPr>
      </w:pPr>
      <w:r>
        <w:rPr>
          <w:rFonts w:ascii="Times New Roman" w:hAnsi="Times New Roman" w:cs="Times New Roman" w:hint="eastAsia"/>
        </w:rPr>
        <w:t>５．</w:t>
      </w:r>
      <w:r w:rsidR="001D056A">
        <w:rPr>
          <w:rFonts w:ascii="Times New Roman" w:hAnsi="Times New Roman" w:cs="Times New Roman" w:hint="eastAsia"/>
        </w:rPr>
        <w:t>全体の考察</w:t>
      </w:r>
    </w:p>
    <w:p w14:paraId="456A1711" w14:textId="786AFD78" w:rsidR="00C55DED" w:rsidRDefault="00BF3F29" w:rsidP="00553F6F">
      <w:pPr>
        <w:rPr>
          <w:rFonts w:ascii="Times New Roman" w:hAnsi="Times New Roman" w:cs="Times New Roman"/>
        </w:rPr>
      </w:pPr>
      <w:r>
        <w:rPr>
          <w:rFonts w:ascii="Times New Roman" w:hAnsi="Times New Roman" w:cs="Times New Roman" w:hint="eastAsia"/>
        </w:rPr>
        <w:t>直方体のような</w:t>
      </w:r>
      <w:r w:rsidR="00C55DED">
        <w:rPr>
          <w:rFonts w:ascii="Times New Roman" w:hAnsi="Times New Roman" w:cs="Times New Roman" w:hint="eastAsia"/>
        </w:rPr>
        <w:t>単純な形状</w:t>
      </w:r>
      <w:r w:rsidR="000E1B86">
        <w:rPr>
          <w:rFonts w:ascii="Times New Roman" w:hAnsi="Times New Roman" w:cs="Times New Roman" w:hint="eastAsia"/>
        </w:rPr>
        <w:t>の全体の</w:t>
      </w:r>
      <w:r w:rsidR="009039A9">
        <w:rPr>
          <w:rFonts w:ascii="Times New Roman" w:hAnsi="Times New Roman" w:cs="Times New Roman" w:hint="eastAsia"/>
        </w:rPr>
        <w:t>応力やたわみの分布を把握する</w:t>
      </w:r>
      <w:r w:rsidR="00490DA7">
        <w:rPr>
          <w:rFonts w:ascii="Times New Roman" w:hAnsi="Times New Roman" w:cs="Times New Roman" w:hint="eastAsia"/>
        </w:rPr>
        <w:t>のには</w:t>
      </w:r>
      <w:r w:rsidR="00490DA7">
        <w:rPr>
          <w:rFonts w:ascii="Times New Roman" w:hAnsi="Times New Roman" w:cs="Times New Roman" w:hint="eastAsia"/>
        </w:rPr>
        <w:t>FEM</w:t>
      </w:r>
      <w:r w:rsidR="00490DA7">
        <w:rPr>
          <w:rFonts w:ascii="Times New Roman" w:hAnsi="Times New Roman" w:cs="Times New Roman" w:hint="eastAsia"/>
        </w:rPr>
        <w:t>は有効で便利だとわかった．</w:t>
      </w:r>
      <w:r w:rsidR="00392951">
        <w:rPr>
          <w:rFonts w:ascii="Times New Roman" w:hAnsi="Times New Roman" w:cs="Times New Roman" w:hint="eastAsia"/>
        </w:rPr>
        <w:t>しかし，</w:t>
      </w:r>
      <w:r w:rsidR="00E95BC8">
        <w:rPr>
          <w:rFonts w:ascii="Times New Roman" w:hAnsi="Times New Roman" w:cs="Times New Roman" w:hint="eastAsia"/>
        </w:rPr>
        <w:t>部材の端にかかる曲げ応力</w:t>
      </w:r>
      <w:r w:rsidR="001D2F40">
        <w:rPr>
          <w:rFonts w:ascii="Times New Roman" w:hAnsi="Times New Roman" w:cs="Times New Roman" w:hint="eastAsia"/>
        </w:rPr>
        <w:t>はメッシュサイズを小さくしないと</w:t>
      </w:r>
      <w:r w:rsidR="00CD4066">
        <w:rPr>
          <w:rFonts w:ascii="Times New Roman" w:hAnsi="Times New Roman" w:cs="Times New Roman" w:hint="eastAsia"/>
        </w:rPr>
        <w:t>理論値とかけ離れた結果になるとわかった．</w:t>
      </w:r>
    </w:p>
    <w:p w14:paraId="42939F58" w14:textId="3FF48825" w:rsidR="00CD4066" w:rsidRPr="00263347" w:rsidRDefault="00CD4066" w:rsidP="00553F6F">
      <w:pPr>
        <w:rPr>
          <w:rFonts w:ascii="Times New Roman" w:hAnsi="Times New Roman" w:cs="Times New Roman" w:hint="eastAsia"/>
        </w:rPr>
      </w:pPr>
      <w:r>
        <w:rPr>
          <w:rFonts w:ascii="Times New Roman" w:hAnsi="Times New Roman" w:cs="Times New Roman" w:hint="eastAsia"/>
        </w:rPr>
        <w:t>また，フィレット部分など特殊な形状</w:t>
      </w:r>
      <w:r w:rsidR="0065088B">
        <w:rPr>
          <w:rFonts w:ascii="Times New Roman" w:hAnsi="Times New Roman" w:cs="Times New Roman" w:hint="eastAsia"/>
        </w:rPr>
        <w:t>は</w:t>
      </w:r>
      <w:r w:rsidR="0065088B">
        <w:rPr>
          <w:rFonts w:ascii="Times New Roman" w:hAnsi="Times New Roman" w:cs="Times New Roman" w:hint="eastAsia"/>
        </w:rPr>
        <w:t>FEM</w:t>
      </w:r>
      <w:r w:rsidR="0065088B">
        <w:rPr>
          <w:rFonts w:ascii="Times New Roman" w:hAnsi="Times New Roman" w:cs="Times New Roman" w:hint="eastAsia"/>
        </w:rPr>
        <w:t>は不得意だとわかった．</w:t>
      </w:r>
    </w:p>
    <w:sectPr w:rsidR="00CD4066" w:rsidRPr="00263347" w:rsidSect="00644CC8">
      <w:pgSz w:w="11906" w:h="16838"/>
      <w:pgMar w:top="567" w:right="567" w:bottom="567"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EF188B" w14:textId="77777777" w:rsidR="00A96C6A" w:rsidRDefault="00A96C6A" w:rsidP="003C4C7F">
      <w:r>
        <w:separator/>
      </w:r>
    </w:p>
  </w:endnote>
  <w:endnote w:type="continuationSeparator" w:id="0">
    <w:p w14:paraId="0F566F13" w14:textId="77777777" w:rsidR="00A96C6A" w:rsidRDefault="00A96C6A" w:rsidP="003C4C7F">
      <w:r>
        <w:continuationSeparator/>
      </w:r>
    </w:p>
  </w:endnote>
  <w:endnote w:type="continuationNotice" w:id="1">
    <w:p w14:paraId="6DF41465" w14:textId="77777777" w:rsidR="00A96C6A" w:rsidRDefault="00A96C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3DBC3" w14:textId="77777777" w:rsidR="00A96C6A" w:rsidRDefault="00A96C6A" w:rsidP="003C4C7F">
      <w:r>
        <w:separator/>
      </w:r>
    </w:p>
  </w:footnote>
  <w:footnote w:type="continuationSeparator" w:id="0">
    <w:p w14:paraId="2231AC9A" w14:textId="77777777" w:rsidR="00A96C6A" w:rsidRDefault="00A96C6A" w:rsidP="003C4C7F">
      <w:r>
        <w:continuationSeparator/>
      </w:r>
    </w:p>
  </w:footnote>
  <w:footnote w:type="continuationNotice" w:id="1">
    <w:p w14:paraId="23D5678A" w14:textId="77777777" w:rsidR="00A96C6A" w:rsidRDefault="00A96C6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A6F0C"/>
    <w:multiLevelType w:val="hybridMultilevel"/>
    <w:tmpl w:val="5914ED8A"/>
    <w:lvl w:ilvl="0" w:tplc="AF00455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75420460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田村 彗智(ep22i070)">
    <w15:presenceInfo w15:providerId="AD" w15:userId="S::ep22i070@guh.u-hyogo.ac.jp::dc9a75dd-b3b0-4fd0-ab8f-317e3cf6ac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activeWritingStyle w:appName="MSWord" w:lang="en-US" w:vendorID="64" w:dllVersion="0" w:nlCheck="1" w:checkStyle="0"/>
  <w:proofState w:spelling="clean" w:grammar="dirty"/>
  <w:revisionView w:markup="0" w:inkAnnotations="0"/>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3CD"/>
    <w:rsid w:val="0001024D"/>
    <w:rsid w:val="000115BF"/>
    <w:rsid w:val="00027D84"/>
    <w:rsid w:val="000411D4"/>
    <w:rsid w:val="00052C32"/>
    <w:rsid w:val="00055CC6"/>
    <w:rsid w:val="00057770"/>
    <w:rsid w:val="00084A3C"/>
    <w:rsid w:val="0008526B"/>
    <w:rsid w:val="00096795"/>
    <w:rsid w:val="00096817"/>
    <w:rsid w:val="000A0383"/>
    <w:rsid w:val="000A27BD"/>
    <w:rsid w:val="000A2FFB"/>
    <w:rsid w:val="000A519F"/>
    <w:rsid w:val="000A6F0C"/>
    <w:rsid w:val="000A70FC"/>
    <w:rsid w:val="000B3BA3"/>
    <w:rsid w:val="000C2238"/>
    <w:rsid w:val="000C442D"/>
    <w:rsid w:val="000C5B56"/>
    <w:rsid w:val="000E0C8B"/>
    <w:rsid w:val="000E1B86"/>
    <w:rsid w:val="000F2918"/>
    <w:rsid w:val="00103792"/>
    <w:rsid w:val="00111F8E"/>
    <w:rsid w:val="00112E02"/>
    <w:rsid w:val="001167C5"/>
    <w:rsid w:val="00117EDD"/>
    <w:rsid w:val="00124B71"/>
    <w:rsid w:val="00125D5F"/>
    <w:rsid w:val="00150877"/>
    <w:rsid w:val="00151640"/>
    <w:rsid w:val="001571A9"/>
    <w:rsid w:val="001647B1"/>
    <w:rsid w:val="0017345C"/>
    <w:rsid w:val="001772E8"/>
    <w:rsid w:val="00177C18"/>
    <w:rsid w:val="001832CA"/>
    <w:rsid w:val="00197BDE"/>
    <w:rsid w:val="001B1F46"/>
    <w:rsid w:val="001B2BED"/>
    <w:rsid w:val="001D056A"/>
    <w:rsid w:val="001D2CE4"/>
    <w:rsid w:val="001D2F40"/>
    <w:rsid w:val="001D4A6A"/>
    <w:rsid w:val="001E3944"/>
    <w:rsid w:val="001E52D6"/>
    <w:rsid w:val="001F4CA3"/>
    <w:rsid w:val="001F6809"/>
    <w:rsid w:val="00201AAE"/>
    <w:rsid w:val="0020591E"/>
    <w:rsid w:val="00215A03"/>
    <w:rsid w:val="00232861"/>
    <w:rsid w:val="00242006"/>
    <w:rsid w:val="0025114C"/>
    <w:rsid w:val="00251BEE"/>
    <w:rsid w:val="00263347"/>
    <w:rsid w:val="00284061"/>
    <w:rsid w:val="00291130"/>
    <w:rsid w:val="002949D3"/>
    <w:rsid w:val="00297244"/>
    <w:rsid w:val="002A264C"/>
    <w:rsid w:val="002F1D02"/>
    <w:rsid w:val="002F4BDC"/>
    <w:rsid w:val="003122E8"/>
    <w:rsid w:val="003235AB"/>
    <w:rsid w:val="00334857"/>
    <w:rsid w:val="0035244D"/>
    <w:rsid w:val="00354A09"/>
    <w:rsid w:val="003747E1"/>
    <w:rsid w:val="003752B0"/>
    <w:rsid w:val="0037692F"/>
    <w:rsid w:val="00392951"/>
    <w:rsid w:val="003A0CA7"/>
    <w:rsid w:val="003B078B"/>
    <w:rsid w:val="003B44D7"/>
    <w:rsid w:val="003C4C7F"/>
    <w:rsid w:val="003C6B7A"/>
    <w:rsid w:val="003E4EFE"/>
    <w:rsid w:val="003F2220"/>
    <w:rsid w:val="0040435F"/>
    <w:rsid w:val="00415F99"/>
    <w:rsid w:val="00417FD0"/>
    <w:rsid w:val="0042572B"/>
    <w:rsid w:val="004366FA"/>
    <w:rsid w:val="00440D70"/>
    <w:rsid w:val="004479E8"/>
    <w:rsid w:val="00450958"/>
    <w:rsid w:val="004562A6"/>
    <w:rsid w:val="004603F0"/>
    <w:rsid w:val="00461853"/>
    <w:rsid w:val="00465F49"/>
    <w:rsid w:val="00473723"/>
    <w:rsid w:val="004746F8"/>
    <w:rsid w:val="00474A1A"/>
    <w:rsid w:val="00475727"/>
    <w:rsid w:val="004762AC"/>
    <w:rsid w:val="004811F8"/>
    <w:rsid w:val="004853B1"/>
    <w:rsid w:val="00490DA7"/>
    <w:rsid w:val="00493CCD"/>
    <w:rsid w:val="004956AC"/>
    <w:rsid w:val="00496C35"/>
    <w:rsid w:val="004B519A"/>
    <w:rsid w:val="004C3C26"/>
    <w:rsid w:val="004D7555"/>
    <w:rsid w:val="004D7FB2"/>
    <w:rsid w:val="004E56A5"/>
    <w:rsid w:val="004E7236"/>
    <w:rsid w:val="004F44AF"/>
    <w:rsid w:val="0050453F"/>
    <w:rsid w:val="00506617"/>
    <w:rsid w:val="005109A6"/>
    <w:rsid w:val="00541E20"/>
    <w:rsid w:val="00553F6F"/>
    <w:rsid w:val="00567949"/>
    <w:rsid w:val="00573E22"/>
    <w:rsid w:val="00587848"/>
    <w:rsid w:val="00591A09"/>
    <w:rsid w:val="005931B2"/>
    <w:rsid w:val="00594293"/>
    <w:rsid w:val="005B3ADC"/>
    <w:rsid w:val="005C696B"/>
    <w:rsid w:val="005D2761"/>
    <w:rsid w:val="005D396A"/>
    <w:rsid w:val="005D3F8D"/>
    <w:rsid w:val="005E7C6E"/>
    <w:rsid w:val="00626C18"/>
    <w:rsid w:val="00644CC8"/>
    <w:rsid w:val="00645C54"/>
    <w:rsid w:val="0065088B"/>
    <w:rsid w:val="00651F5F"/>
    <w:rsid w:val="00663257"/>
    <w:rsid w:val="00663EBD"/>
    <w:rsid w:val="00687F8A"/>
    <w:rsid w:val="00694AF8"/>
    <w:rsid w:val="0069778F"/>
    <w:rsid w:val="006B1A44"/>
    <w:rsid w:val="006B230B"/>
    <w:rsid w:val="006B325B"/>
    <w:rsid w:val="006B47EA"/>
    <w:rsid w:val="006C5135"/>
    <w:rsid w:val="006D4A2A"/>
    <w:rsid w:val="006D6EE4"/>
    <w:rsid w:val="006E7AB0"/>
    <w:rsid w:val="006F1FE6"/>
    <w:rsid w:val="0070160B"/>
    <w:rsid w:val="00711181"/>
    <w:rsid w:val="007117F5"/>
    <w:rsid w:val="00716675"/>
    <w:rsid w:val="007213E3"/>
    <w:rsid w:val="00724EF2"/>
    <w:rsid w:val="00756192"/>
    <w:rsid w:val="007615E1"/>
    <w:rsid w:val="007752FB"/>
    <w:rsid w:val="00776EC7"/>
    <w:rsid w:val="00781CE2"/>
    <w:rsid w:val="00792A8B"/>
    <w:rsid w:val="007A7680"/>
    <w:rsid w:val="007C2BA4"/>
    <w:rsid w:val="007C457E"/>
    <w:rsid w:val="007C6F12"/>
    <w:rsid w:val="007D48E8"/>
    <w:rsid w:val="007E6AD2"/>
    <w:rsid w:val="007E6FD4"/>
    <w:rsid w:val="007F60D3"/>
    <w:rsid w:val="00802196"/>
    <w:rsid w:val="008059C7"/>
    <w:rsid w:val="0081027A"/>
    <w:rsid w:val="00811194"/>
    <w:rsid w:val="0081555C"/>
    <w:rsid w:val="008253DB"/>
    <w:rsid w:val="00825C6C"/>
    <w:rsid w:val="00830C31"/>
    <w:rsid w:val="00833AAC"/>
    <w:rsid w:val="00836C69"/>
    <w:rsid w:val="00852325"/>
    <w:rsid w:val="008536A8"/>
    <w:rsid w:val="008603AF"/>
    <w:rsid w:val="008614C1"/>
    <w:rsid w:val="00862831"/>
    <w:rsid w:val="00872B89"/>
    <w:rsid w:val="00876836"/>
    <w:rsid w:val="008916C7"/>
    <w:rsid w:val="008A54B3"/>
    <w:rsid w:val="008B21B9"/>
    <w:rsid w:val="008B4F00"/>
    <w:rsid w:val="008B6051"/>
    <w:rsid w:val="008C3A59"/>
    <w:rsid w:val="008C7168"/>
    <w:rsid w:val="009039A9"/>
    <w:rsid w:val="00920B52"/>
    <w:rsid w:val="00930F52"/>
    <w:rsid w:val="0093659C"/>
    <w:rsid w:val="00943617"/>
    <w:rsid w:val="00956EBB"/>
    <w:rsid w:val="00967A72"/>
    <w:rsid w:val="009708FF"/>
    <w:rsid w:val="00973C0E"/>
    <w:rsid w:val="00976D23"/>
    <w:rsid w:val="009A0C6F"/>
    <w:rsid w:val="009A48DA"/>
    <w:rsid w:val="009B34B0"/>
    <w:rsid w:val="009B49CD"/>
    <w:rsid w:val="009C70D9"/>
    <w:rsid w:val="00A14DF5"/>
    <w:rsid w:val="00A27F13"/>
    <w:rsid w:val="00A6020C"/>
    <w:rsid w:val="00A643CD"/>
    <w:rsid w:val="00A65896"/>
    <w:rsid w:val="00A67652"/>
    <w:rsid w:val="00A7135B"/>
    <w:rsid w:val="00A7144E"/>
    <w:rsid w:val="00A92A79"/>
    <w:rsid w:val="00A96C6A"/>
    <w:rsid w:val="00AA78D0"/>
    <w:rsid w:val="00AB3E2A"/>
    <w:rsid w:val="00AC11D6"/>
    <w:rsid w:val="00AE5563"/>
    <w:rsid w:val="00AF6B1B"/>
    <w:rsid w:val="00B00A01"/>
    <w:rsid w:val="00B00D5C"/>
    <w:rsid w:val="00B04C6C"/>
    <w:rsid w:val="00B07042"/>
    <w:rsid w:val="00B071F2"/>
    <w:rsid w:val="00B11DF7"/>
    <w:rsid w:val="00B16246"/>
    <w:rsid w:val="00B244C5"/>
    <w:rsid w:val="00B27451"/>
    <w:rsid w:val="00B35EAE"/>
    <w:rsid w:val="00B50097"/>
    <w:rsid w:val="00B60423"/>
    <w:rsid w:val="00B6463D"/>
    <w:rsid w:val="00B8613A"/>
    <w:rsid w:val="00B879B2"/>
    <w:rsid w:val="00B909A2"/>
    <w:rsid w:val="00BA3799"/>
    <w:rsid w:val="00BA699B"/>
    <w:rsid w:val="00BB32F0"/>
    <w:rsid w:val="00BB713C"/>
    <w:rsid w:val="00BD449C"/>
    <w:rsid w:val="00BE1593"/>
    <w:rsid w:val="00BE2392"/>
    <w:rsid w:val="00BE3FD5"/>
    <w:rsid w:val="00BE415F"/>
    <w:rsid w:val="00BF3F29"/>
    <w:rsid w:val="00C0568B"/>
    <w:rsid w:val="00C229E8"/>
    <w:rsid w:val="00C33B3B"/>
    <w:rsid w:val="00C5514A"/>
    <w:rsid w:val="00C55DED"/>
    <w:rsid w:val="00C55E24"/>
    <w:rsid w:val="00C57F80"/>
    <w:rsid w:val="00C709FF"/>
    <w:rsid w:val="00C90ADD"/>
    <w:rsid w:val="00C923DA"/>
    <w:rsid w:val="00C935A5"/>
    <w:rsid w:val="00CA0B90"/>
    <w:rsid w:val="00CA7B05"/>
    <w:rsid w:val="00CD4066"/>
    <w:rsid w:val="00CD433F"/>
    <w:rsid w:val="00CD56D2"/>
    <w:rsid w:val="00CE3C3F"/>
    <w:rsid w:val="00CF1A49"/>
    <w:rsid w:val="00D05534"/>
    <w:rsid w:val="00D2497D"/>
    <w:rsid w:val="00D24B39"/>
    <w:rsid w:val="00D3219D"/>
    <w:rsid w:val="00D44B34"/>
    <w:rsid w:val="00D454E7"/>
    <w:rsid w:val="00D4613F"/>
    <w:rsid w:val="00D555B4"/>
    <w:rsid w:val="00D73097"/>
    <w:rsid w:val="00D74115"/>
    <w:rsid w:val="00D760E1"/>
    <w:rsid w:val="00D8159D"/>
    <w:rsid w:val="00D82CFC"/>
    <w:rsid w:val="00D8386F"/>
    <w:rsid w:val="00DB502B"/>
    <w:rsid w:val="00DB6483"/>
    <w:rsid w:val="00DB6CB4"/>
    <w:rsid w:val="00DC63D9"/>
    <w:rsid w:val="00DE3830"/>
    <w:rsid w:val="00DE4E4E"/>
    <w:rsid w:val="00DE5A90"/>
    <w:rsid w:val="00DF7238"/>
    <w:rsid w:val="00E0006A"/>
    <w:rsid w:val="00E10901"/>
    <w:rsid w:val="00E24F34"/>
    <w:rsid w:val="00E3286B"/>
    <w:rsid w:val="00E33E13"/>
    <w:rsid w:val="00E402AB"/>
    <w:rsid w:val="00E4156D"/>
    <w:rsid w:val="00E4498B"/>
    <w:rsid w:val="00E46C41"/>
    <w:rsid w:val="00E6128D"/>
    <w:rsid w:val="00E6232F"/>
    <w:rsid w:val="00E62DBE"/>
    <w:rsid w:val="00E777C1"/>
    <w:rsid w:val="00E8295C"/>
    <w:rsid w:val="00E8306D"/>
    <w:rsid w:val="00E83E4D"/>
    <w:rsid w:val="00E93409"/>
    <w:rsid w:val="00E95BC8"/>
    <w:rsid w:val="00EA21C1"/>
    <w:rsid w:val="00ED49F2"/>
    <w:rsid w:val="00ED7BDF"/>
    <w:rsid w:val="00EE14B7"/>
    <w:rsid w:val="00EE2DAC"/>
    <w:rsid w:val="00F00C60"/>
    <w:rsid w:val="00F1174E"/>
    <w:rsid w:val="00F25B3D"/>
    <w:rsid w:val="00F33460"/>
    <w:rsid w:val="00F4302D"/>
    <w:rsid w:val="00F52CD8"/>
    <w:rsid w:val="00F53E82"/>
    <w:rsid w:val="00F61B0D"/>
    <w:rsid w:val="00F6372F"/>
    <w:rsid w:val="00F72D77"/>
    <w:rsid w:val="00F7494F"/>
    <w:rsid w:val="00F87187"/>
    <w:rsid w:val="00F96D24"/>
    <w:rsid w:val="00F975AA"/>
    <w:rsid w:val="00FA3193"/>
    <w:rsid w:val="00FA49F9"/>
    <w:rsid w:val="00FB0D58"/>
    <w:rsid w:val="00FB4166"/>
    <w:rsid w:val="00FC4096"/>
    <w:rsid w:val="00FD1073"/>
    <w:rsid w:val="00FE09A6"/>
    <w:rsid w:val="00FF3C99"/>
    <w:rsid w:val="00FF7E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73688D0"/>
  <w15:docId w15:val="{54E718C6-9783-465B-97ED-EDEDCE2B2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49C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0A01"/>
    <w:pPr>
      <w:ind w:leftChars="400" w:left="840"/>
    </w:pPr>
  </w:style>
  <w:style w:type="paragraph" w:styleId="a4">
    <w:name w:val="header"/>
    <w:basedOn w:val="a"/>
    <w:link w:val="a5"/>
    <w:uiPriority w:val="99"/>
    <w:unhideWhenUsed/>
    <w:rsid w:val="003C4C7F"/>
    <w:pPr>
      <w:tabs>
        <w:tab w:val="center" w:pos="4252"/>
        <w:tab w:val="right" w:pos="8504"/>
      </w:tabs>
      <w:snapToGrid w:val="0"/>
    </w:pPr>
  </w:style>
  <w:style w:type="character" w:customStyle="1" w:styleId="a5">
    <w:name w:val="ヘッダー (文字)"/>
    <w:basedOn w:val="a0"/>
    <w:link w:val="a4"/>
    <w:uiPriority w:val="99"/>
    <w:rsid w:val="003C4C7F"/>
  </w:style>
  <w:style w:type="paragraph" w:styleId="a6">
    <w:name w:val="footer"/>
    <w:basedOn w:val="a"/>
    <w:link w:val="a7"/>
    <w:uiPriority w:val="99"/>
    <w:unhideWhenUsed/>
    <w:rsid w:val="003C4C7F"/>
    <w:pPr>
      <w:tabs>
        <w:tab w:val="center" w:pos="4252"/>
        <w:tab w:val="right" w:pos="8504"/>
      </w:tabs>
      <w:snapToGrid w:val="0"/>
    </w:pPr>
  </w:style>
  <w:style w:type="character" w:customStyle="1" w:styleId="a7">
    <w:name w:val="フッター (文字)"/>
    <w:basedOn w:val="a0"/>
    <w:link w:val="a6"/>
    <w:uiPriority w:val="99"/>
    <w:rsid w:val="003C4C7F"/>
  </w:style>
  <w:style w:type="character" w:styleId="a8">
    <w:name w:val="Placeholder Text"/>
    <w:basedOn w:val="a0"/>
    <w:uiPriority w:val="99"/>
    <w:semiHidden/>
    <w:rsid w:val="003A0CA7"/>
    <w:rPr>
      <w:color w:val="666666"/>
    </w:rPr>
  </w:style>
  <w:style w:type="paragraph" w:styleId="a9">
    <w:name w:val="Revision"/>
    <w:hidden/>
    <w:uiPriority w:val="99"/>
    <w:semiHidden/>
    <w:rsid w:val="00573E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tmp"/><Relationship Id="rId34" Type="http://schemas.openxmlformats.org/officeDocument/2006/relationships/chart" Target="charts/chart2.xml"/><Relationship Id="rId42" Type="http://schemas.openxmlformats.org/officeDocument/2006/relationships/image" Target="media/image30.png"/><Relationship Id="rId47" Type="http://schemas.openxmlformats.org/officeDocument/2006/relationships/chart" Target="charts/chart3.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emf"/><Relationship Id="rId24" Type="http://schemas.openxmlformats.org/officeDocument/2006/relationships/image" Target="media/image14.tmp"/><Relationship Id="rId32" Type="http://schemas.openxmlformats.org/officeDocument/2006/relationships/image" Target="media/image21.png"/><Relationship Id="rId37" Type="http://schemas.openxmlformats.org/officeDocument/2006/relationships/image" Target="media/image25.tmp"/><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tmp"/><Relationship Id="rId28" Type="http://schemas.openxmlformats.org/officeDocument/2006/relationships/image" Target="media/image17.png"/><Relationship Id="rId36" Type="http://schemas.openxmlformats.org/officeDocument/2006/relationships/image" Target="media/image24.tmp"/><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tmp"/><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tm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tmp"/><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image" Target="media/image22.tmp"/><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tmp"/><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tamu\Desktop\ansys\EX1\UY1_100FixandMore.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ssst0001\whome1$\eng22\ep22i070\FEMTryAgain\EX2\SX3new.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ssst0001\whome1$\eng22\ep22i070\FEMTryAgain\EX4\file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38100" cap="rnd">
              <a:noFill/>
              <a:round/>
            </a:ln>
            <a:effectLst/>
          </c:spPr>
          <c:marker>
            <c:symbol val="circle"/>
            <c:size val="5"/>
            <c:spPr>
              <a:solidFill>
                <a:schemeClr val="accent1"/>
              </a:solidFill>
              <a:ln w="9525">
                <a:solidFill>
                  <a:schemeClr val="accent1"/>
                </a:solidFill>
              </a:ln>
              <a:effectLst/>
            </c:spPr>
          </c:marker>
          <c:xVal>
            <c:numRef>
              <c:f>Sheet1!$A$2:$A$50</c:f>
              <c:numCache>
                <c:formatCode>General</c:formatCode>
                <c:ptCount val="49"/>
                <c:pt idx="0">
                  <c:v>0</c:v>
                </c:pt>
                <c:pt idx="1">
                  <c:v>4.1666999999999996</c:v>
                </c:pt>
                <c:pt idx="2">
                  <c:v>8.3332999999999995</c:v>
                </c:pt>
                <c:pt idx="3">
                  <c:v>12.5</c:v>
                </c:pt>
                <c:pt idx="4">
                  <c:v>16.667000000000002</c:v>
                </c:pt>
                <c:pt idx="5">
                  <c:v>20.832999999999998</c:v>
                </c:pt>
                <c:pt idx="6">
                  <c:v>25</c:v>
                </c:pt>
                <c:pt idx="7">
                  <c:v>29.167000000000002</c:v>
                </c:pt>
                <c:pt idx="8">
                  <c:v>33.332999999999998</c:v>
                </c:pt>
                <c:pt idx="9">
                  <c:v>37.5</c:v>
                </c:pt>
                <c:pt idx="10">
                  <c:v>41.667000000000002</c:v>
                </c:pt>
                <c:pt idx="11">
                  <c:v>45.832999999999998</c:v>
                </c:pt>
                <c:pt idx="12">
                  <c:v>50</c:v>
                </c:pt>
                <c:pt idx="13">
                  <c:v>54.167000000000002</c:v>
                </c:pt>
                <c:pt idx="14">
                  <c:v>58.332999999999998</c:v>
                </c:pt>
                <c:pt idx="15">
                  <c:v>62.5</c:v>
                </c:pt>
                <c:pt idx="16">
                  <c:v>66.667000000000002</c:v>
                </c:pt>
                <c:pt idx="17">
                  <c:v>70.832999999999998</c:v>
                </c:pt>
                <c:pt idx="18">
                  <c:v>75</c:v>
                </c:pt>
                <c:pt idx="19">
                  <c:v>79.167000000000002</c:v>
                </c:pt>
                <c:pt idx="20">
                  <c:v>83.332999999999998</c:v>
                </c:pt>
                <c:pt idx="21">
                  <c:v>87.5</c:v>
                </c:pt>
                <c:pt idx="22">
                  <c:v>91.667000000000002</c:v>
                </c:pt>
                <c:pt idx="23">
                  <c:v>95.832999999999998</c:v>
                </c:pt>
                <c:pt idx="24">
                  <c:v>100</c:v>
                </c:pt>
                <c:pt idx="25">
                  <c:v>104.17</c:v>
                </c:pt>
                <c:pt idx="26">
                  <c:v>108.33</c:v>
                </c:pt>
                <c:pt idx="27">
                  <c:v>112.5</c:v>
                </c:pt>
                <c:pt idx="28">
                  <c:v>116.67</c:v>
                </c:pt>
                <c:pt idx="29">
                  <c:v>120.83</c:v>
                </c:pt>
                <c:pt idx="30">
                  <c:v>125</c:v>
                </c:pt>
                <c:pt idx="31">
                  <c:v>129.16999999999999</c:v>
                </c:pt>
                <c:pt idx="32">
                  <c:v>133.33000000000001</c:v>
                </c:pt>
                <c:pt idx="33">
                  <c:v>137.5</c:v>
                </c:pt>
                <c:pt idx="34">
                  <c:v>141.66999999999999</c:v>
                </c:pt>
                <c:pt idx="35">
                  <c:v>145.83000000000001</c:v>
                </c:pt>
                <c:pt idx="36">
                  <c:v>150</c:v>
                </c:pt>
                <c:pt idx="37">
                  <c:v>154.16999999999999</c:v>
                </c:pt>
                <c:pt idx="38">
                  <c:v>158.33000000000001</c:v>
                </c:pt>
                <c:pt idx="39">
                  <c:v>162.5</c:v>
                </c:pt>
                <c:pt idx="40">
                  <c:v>166.67</c:v>
                </c:pt>
                <c:pt idx="41">
                  <c:v>170.83</c:v>
                </c:pt>
                <c:pt idx="42">
                  <c:v>175</c:v>
                </c:pt>
                <c:pt idx="43">
                  <c:v>179.17</c:v>
                </c:pt>
                <c:pt idx="44">
                  <c:v>183.33</c:v>
                </c:pt>
                <c:pt idx="45">
                  <c:v>187.5</c:v>
                </c:pt>
                <c:pt idx="46">
                  <c:v>191.67</c:v>
                </c:pt>
                <c:pt idx="47">
                  <c:v>195.83</c:v>
                </c:pt>
                <c:pt idx="48">
                  <c:v>200</c:v>
                </c:pt>
              </c:numCache>
            </c:numRef>
          </c:xVal>
          <c:yVal>
            <c:numRef>
              <c:f>Sheet1!$B$2:$B$50</c:f>
              <c:numCache>
                <c:formatCode>General</c:formatCode>
                <c:ptCount val="49"/>
                <c:pt idx="0">
                  <c:v>0</c:v>
                </c:pt>
                <c:pt idx="1">
                  <c:v>-5.1722468174560186E-4</c:v>
                </c:pt>
                <c:pt idx="2">
                  <c:v>-2.0543818287356483E-3</c:v>
                </c:pt>
                <c:pt idx="3">
                  <c:v>-4.5898437500000002E-3</c:v>
                </c:pt>
                <c:pt idx="4">
                  <c:v>-8.1021712993518524E-3</c:v>
                </c:pt>
                <c:pt idx="5">
                  <c:v>-1.2568326102523151E-2</c:v>
                </c:pt>
                <c:pt idx="6">
                  <c:v>-1.7968750000000002E-2</c:v>
                </c:pt>
                <c:pt idx="7">
                  <c:v>-2.4280778069976857E-2</c:v>
                </c:pt>
                <c:pt idx="8">
                  <c:v>-3.1480870373148145E-2</c:v>
                </c:pt>
                <c:pt idx="9">
                  <c:v>-3.955078125E-2</c:v>
                </c:pt>
                <c:pt idx="10">
                  <c:v>-4.8467181715601854E-2</c:v>
                </c:pt>
                <c:pt idx="11">
                  <c:v>-5.8205930268773153E-2</c:v>
                </c:pt>
                <c:pt idx="12">
                  <c:v>-6.8750000000000006E-2</c:v>
                </c:pt>
                <c:pt idx="13">
                  <c:v>-8.0075444736226867E-2</c:v>
                </c:pt>
                <c:pt idx="14">
                  <c:v>-9.2157568289398153E-2</c:v>
                </c:pt>
                <c:pt idx="15">
                  <c:v>-0.10498046875000001</c:v>
                </c:pt>
                <c:pt idx="16">
                  <c:v>-0.11851962963185185</c:v>
                </c:pt>
                <c:pt idx="17">
                  <c:v>-0.13274984693502315</c:v>
                </c:pt>
                <c:pt idx="18">
                  <c:v>-0.14765625000000002</c:v>
                </c:pt>
                <c:pt idx="19">
                  <c:v>-0.16321379890247686</c:v>
                </c:pt>
                <c:pt idx="20">
                  <c:v>-0.17939682870564816</c:v>
                </c:pt>
                <c:pt idx="21">
                  <c:v>-0.19619140625000001</c:v>
                </c:pt>
                <c:pt idx="22">
                  <c:v>-0.21357201504810183</c:v>
                </c:pt>
                <c:pt idx="23">
                  <c:v>-0.23151257610127318</c:v>
                </c:pt>
                <c:pt idx="24">
                  <c:v>-0.25</c:v>
                </c:pt>
                <c:pt idx="25">
                  <c:v>-0.26902220791435</c:v>
                </c:pt>
                <c:pt idx="26">
                  <c:v>-0.28849693302314999</c:v>
                </c:pt>
                <c:pt idx="27">
                  <c:v>-0.30849609375000003</c:v>
                </c:pt>
                <c:pt idx="28">
                  <c:v>-0.32895171310185001</c:v>
                </c:pt>
                <c:pt idx="29">
                  <c:v>-0.34979143821065001</c:v>
                </c:pt>
                <c:pt idx="30">
                  <c:v>-0.37109375000000006</c:v>
                </c:pt>
                <c:pt idx="31">
                  <c:v>-0.39278731203934997</c:v>
                </c:pt>
                <c:pt idx="32">
                  <c:v>-0.41479703714815008</c:v>
                </c:pt>
                <c:pt idx="33">
                  <c:v>-0.43720703125000004</c:v>
                </c:pt>
                <c:pt idx="34">
                  <c:v>-0.45994306722684991</c:v>
                </c:pt>
                <c:pt idx="35">
                  <c:v>-0.4829277923356502</c:v>
                </c:pt>
                <c:pt idx="36">
                  <c:v>-0.50625000000000009</c:v>
                </c:pt>
                <c:pt idx="37">
                  <c:v>-0.52983304116434993</c:v>
                </c:pt>
                <c:pt idx="38">
                  <c:v>-0.55359776627315016</c:v>
                </c:pt>
                <c:pt idx="39">
                  <c:v>-0.57763671875</c:v>
                </c:pt>
                <c:pt idx="40">
                  <c:v>-0.60187129635184988</c:v>
                </c:pt>
                <c:pt idx="41">
                  <c:v>-0.62622102146065017</c:v>
                </c:pt>
                <c:pt idx="42">
                  <c:v>-0.65078125000000009</c:v>
                </c:pt>
                <c:pt idx="43">
                  <c:v>-0.67547189528935003</c:v>
                </c:pt>
                <c:pt idx="44">
                  <c:v>-0.70021162039815021</c:v>
                </c:pt>
                <c:pt idx="45">
                  <c:v>-0.72509765625000011</c:v>
                </c:pt>
                <c:pt idx="46">
                  <c:v>-0.75004890047685002</c:v>
                </c:pt>
                <c:pt idx="47">
                  <c:v>-0.77498362558565015</c:v>
                </c:pt>
                <c:pt idx="48">
                  <c:v>-0.8</c:v>
                </c:pt>
              </c:numCache>
            </c:numRef>
          </c:yVal>
          <c:smooth val="0"/>
          <c:extLst>
            <c:ext xmlns:c16="http://schemas.microsoft.com/office/drawing/2014/chart" uri="{C3380CC4-5D6E-409C-BE32-E72D297353CC}">
              <c16:uniqueId val="{00000000-FC5C-4701-AE5D-BB124209A1C3}"/>
            </c:ext>
          </c:extLst>
        </c:ser>
        <c:dLbls>
          <c:showLegendKey val="0"/>
          <c:showVal val="0"/>
          <c:showCatName val="0"/>
          <c:showSerName val="0"/>
          <c:showPercent val="0"/>
          <c:showBubbleSize val="0"/>
        </c:dLbls>
        <c:axId val="1793408943"/>
        <c:axId val="1793409903"/>
      </c:scatterChart>
      <c:valAx>
        <c:axId val="1793408943"/>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座標</a:t>
                </a:r>
                <a:r>
                  <a:rPr lang="en-US" altLang="ja-JP"/>
                  <a:t>x[mm]</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09903"/>
        <c:crosses val="autoZero"/>
        <c:crossBetween val="midCat"/>
      </c:valAx>
      <c:valAx>
        <c:axId val="17934099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たわみ</a:t>
                </a:r>
                <a:r>
                  <a:rPr lang="en-US" altLang="ja-JP"/>
                  <a:t>[mm]</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089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8821520199604"/>
          <c:y val="0.12367658422259263"/>
          <c:w val="0.83103263490993284"/>
          <c:h val="0.64305109666555638"/>
        </c:manualLayout>
      </c:layout>
      <c:scatterChart>
        <c:scatterStyle val="lineMarker"/>
        <c:varyColors val="0"/>
        <c:ser>
          <c:idx val="0"/>
          <c:order val="0"/>
          <c:tx>
            <c:strRef>
              <c:f>Sheet1!$C$1</c:f>
              <c:strCache>
                <c:ptCount val="1"/>
                <c:pt idx="0">
                  <c:v>両端支持はり曲げ応力 [MPa]</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Sheet1!$B$2:$B$50</c:f>
              <c:numCache>
                <c:formatCode>General</c:formatCode>
                <c:ptCount val="49"/>
                <c:pt idx="0">
                  <c:v>0</c:v>
                </c:pt>
                <c:pt idx="1">
                  <c:v>4.1666999999999996</c:v>
                </c:pt>
                <c:pt idx="2">
                  <c:v>8.3332999999999995</c:v>
                </c:pt>
                <c:pt idx="3">
                  <c:v>12.5</c:v>
                </c:pt>
                <c:pt idx="4">
                  <c:v>16.667000000000002</c:v>
                </c:pt>
                <c:pt idx="5">
                  <c:v>20.832999999999998</c:v>
                </c:pt>
                <c:pt idx="6">
                  <c:v>25</c:v>
                </c:pt>
                <c:pt idx="7">
                  <c:v>29.167000000000002</c:v>
                </c:pt>
                <c:pt idx="8">
                  <c:v>33.332999999999998</c:v>
                </c:pt>
                <c:pt idx="9">
                  <c:v>37.5</c:v>
                </c:pt>
                <c:pt idx="10">
                  <c:v>41.667000000000002</c:v>
                </c:pt>
                <c:pt idx="11">
                  <c:v>45.832999999999998</c:v>
                </c:pt>
                <c:pt idx="12">
                  <c:v>50</c:v>
                </c:pt>
                <c:pt idx="13">
                  <c:v>54.167000000000002</c:v>
                </c:pt>
                <c:pt idx="14">
                  <c:v>58.332999999999998</c:v>
                </c:pt>
                <c:pt idx="15">
                  <c:v>62.5</c:v>
                </c:pt>
                <c:pt idx="16">
                  <c:v>66.667000000000002</c:v>
                </c:pt>
                <c:pt idx="17">
                  <c:v>70.832999999999998</c:v>
                </c:pt>
                <c:pt idx="18">
                  <c:v>75</c:v>
                </c:pt>
                <c:pt idx="19">
                  <c:v>79.167000000000002</c:v>
                </c:pt>
                <c:pt idx="20">
                  <c:v>83.332999999999998</c:v>
                </c:pt>
                <c:pt idx="21">
                  <c:v>87.5</c:v>
                </c:pt>
                <c:pt idx="22">
                  <c:v>91.667000000000002</c:v>
                </c:pt>
                <c:pt idx="23">
                  <c:v>95.832999999999998</c:v>
                </c:pt>
                <c:pt idx="24">
                  <c:v>100</c:v>
                </c:pt>
                <c:pt idx="25">
                  <c:v>104.17</c:v>
                </c:pt>
                <c:pt idx="26">
                  <c:v>108.33</c:v>
                </c:pt>
                <c:pt idx="27">
                  <c:v>112.5</c:v>
                </c:pt>
                <c:pt idx="28">
                  <c:v>116.67</c:v>
                </c:pt>
                <c:pt idx="29">
                  <c:v>120.83</c:v>
                </c:pt>
                <c:pt idx="30">
                  <c:v>125</c:v>
                </c:pt>
                <c:pt idx="31">
                  <c:v>129.16999999999999</c:v>
                </c:pt>
                <c:pt idx="32">
                  <c:v>133.33000000000001</c:v>
                </c:pt>
                <c:pt idx="33">
                  <c:v>137.5</c:v>
                </c:pt>
                <c:pt idx="34">
                  <c:v>141.66999999999999</c:v>
                </c:pt>
                <c:pt idx="35">
                  <c:v>145.83000000000001</c:v>
                </c:pt>
                <c:pt idx="36">
                  <c:v>150</c:v>
                </c:pt>
                <c:pt idx="37">
                  <c:v>154.16999999999999</c:v>
                </c:pt>
                <c:pt idx="38">
                  <c:v>158.33000000000001</c:v>
                </c:pt>
                <c:pt idx="39">
                  <c:v>162.5</c:v>
                </c:pt>
                <c:pt idx="40">
                  <c:v>166.67</c:v>
                </c:pt>
                <c:pt idx="41">
                  <c:v>170.83</c:v>
                </c:pt>
                <c:pt idx="42">
                  <c:v>175</c:v>
                </c:pt>
                <c:pt idx="43">
                  <c:v>179.17</c:v>
                </c:pt>
                <c:pt idx="44">
                  <c:v>183.33</c:v>
                </c:pt>
                <c:pt idx="45">
                  <c:v>187.5</c:v>
                </c:pt>
                <c:pt idx="46">
                  <c:v>191.67</c:v>
                </c:pt>
                <c:pt idx="47">
                  <c:v>195.83</c:v>
                </c:pt>
                <c:pt idx="48">
                  <c:v>200</c:v>
                </c:pt>
              </c:numCache>
            </c:numRef>
          </c:xVal>
          <c:yVal>
            <c:numRef>
              <c:f>Sheet1!$C$2:$C$50</c:f>
              <c:numCache>
                <c:formatCode>General</c:formatCode>
                <c:ptCount val="49"/>
                <c:pt idx="0">
                  <c:v>5.7072000000000003</c:v>
                </c:pt>
                <c:pt idx="1">
                  <c:v>4.4192</c:v>
                </c:pt>
                <c:pt idx="2">
                  <c:v>3.8357000000000001</c:v>
                </c:pt>
                <c:pt idx="3">
                  <c:v>3.2581000000000002</c:v>
                </c:pt>
                <c:pt idx="4">
                  <c:v>2.7195</c:v>
                </c:pt>
                <c:pt idx="5">
                  <c:v>2.2107000000000001</c:v>
                </c:pt>
                <c:pt idx="6">
                  <c:v>1.7298</c:v>
                </c:pt>
                <c:pt idx="7">
                  <c:v>1.2704</c:v>
                </c:pt>
                <c:pt idx="8">
                  <c:v>0.84828999999999999</c:v>
                </c:pt>
                <c:pt idx="9">
                  <c:v>0.43963999999999998</c:v>
                </c:pt>
                <c:pt idx="10" formatCode="0.00E+00">
                  <c:v>6.0766000000000001E-2</c:v>
                </c:pt>
                <c:pt idx="11">
                  <c:v>-0.29358000000000001</c:v>
                </c:pt>
                <c:pt idx="12">
                  <c:v>-0.61538999999999999</c:v>
                </c:pt>
                <c:pt idx="13">
                  <c:v>-0.91176000000000001</c:v>
                </c:pt>
                <c:pt idx="14">
                  <c:v>-1.1867000000000001</c:v>
                </c:pt>
                <c:pt idx="15">
                  <c:v>-1.4329000000000001</c:v>
                </c:pt>
                <c:pt idx="16">
                  <c:v>-1.6556999999999999</c:v>
                </c:pt>
                <c:pt idx="17">
                  <c:v>-1.8533999999999999</c:v>
                </c:pt>
                <c:pt idx="18">
                  <c:v>-2.0205000000000002</c:v>
                </c:pt>
                <c:pt idx="19">
                  <c:v>-2.1656</c:v>
                </c:pt>
                <c:pt idx="20">
                  <c:v>-2.2806000000000002</c:v>
                </c:pt>
                <c:pt idx="21">
                  <c:v>-2.3738999999999999</c:v>
                </c:pt>
                <c:pt idx="22">
                  <c:v>-2.4392999999999998</c:v>
                </c:pt>
                <c:pt idx="23">
                  <c:v>-2.4769999999999999</c:v>
                </c:pt>
                <c:pt idx="24">
                  <c:v>-2.4910000000000001</c:v>
                </c:pt>
                <c:pt idx="25">
                  <c:v>-2.4779</c:v>
                </c:pt>
                <c:pt idx="26">
                  <c:v>-2.4390999999999998</c:v>
                </c:pt>
                <c:pt idx="27">
                  <c:v>-2.3721999999999999</c:v>
                </c:pt>
                <c:pt idx="28">
                  <c:v>-2.282</c:v>
                </c:pt>
                <c:pt idx="29">
                  <c:v>-2.1659000000000002</c:v>
                </c:pt>
                <c:pt idx="30">
                  <c:v>-2.0225</c:v>
                </c:pt>
                <c:pt idx="31">
                  <c:v>-1.8508</c:v>
                </c:pt>
                <c:pt idx="32">
                  <c:v>-1.6572</c:v>
                </c:pt>
                <c:pt idx="33">
                  <c:v>-1.4367000000000001</c:v>
                </c:pt>
                <c:pt idx="34">
                  <c:v>-1.1867000000000001</c:v>
                </c:pt>
                <c:pt idx="35">
                  <c:v>-0.91522000000000003</c:v>
                </c:pt>
                <c:pt idx="36">
                  <c:v>-0.61546000000000001</c:v>
                </c:pt>
                <c:pt idx="37">
                  <c:v>-0.28647</c:v>
                </c:pt>
                <c:pt idx="38" formatCode="0.00E+00">
                  <c:v>6.1599000000000001E-2</c:v>
                </c:pt>
                <c:pt idx="39">
                  <c:v>0.43913000000000002</c:v>
                </c:pt>
                <c:pt idx="40">
                  <c:v>0.84604999999999997</c:v>
                </c:pt>
                <c:pt idx="41">
                  <c:v>1.2709999999999999</c:v>
                </c:pt>
                <c:pt idx="42">
                  <c:v>1.7289000000000001</c:v>
                </c:pt>
                <c:pt idx="43">
                  <c:v>2.2145000000000001</c:v>
                </c:pt>
                <c:pt idx="44">
                  <c:v>2.7155999999999998</c:v>
                </c:pt>
                <c:pt idx="45">
                  <c:v>3.2581000000000002</c:v>
                </c:pt>
                <c:pt idx="46">
                  <c:v>3.831</c:v>
                </c:pt>
                <c:pt idx="47">
                  <c:v>4.4009999999999998</c:v>
                </c:pt>
                <c:pt idx="48">
                  <c:v>5.7298999999999998</c:v>
                </c:pt>
              </c:numCache>
            </c:numRef>
          </c:yVal>
          <c:smooth val="0"/>
          <c:extLst>
            <c:ext xmlns:c16="http://schemas.microsoft.com/office/drawing/2014/chart" uri="{C3380CC4-5D6E-409C-BE32-E72D297353CC}">
              <c16:uniqueId val="{00000000-3471-489F-AC1C-4D9F46156FD3}"/>
            </c:ext>
          </c:extLst>
        </c:ser>
        <c:ser>
          <c:idx val="1"/>
          <c:order val="1"/>
          <c:tx>
            <c:strRef>
              <c:f>Sheet1!$D$1</c:f>
              <c:strCache>
                <c:ptCount val="1"/>
                <c:pt idx="0">
                  <c:v>単純支持はり曲げ応力 [MPa]</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Sheet1!$B$2:$B$50</c:f>
              <c:numCache>
                <c:formatCode>General</c:formatCode>
                <c:ptCount val="49"/>
                <c:pt idx="0">
                  <c:v>0</c:v>
                </c:pt>
                <c:pt idx="1">
                  <c:v>4.1666999999999996</c:v>
                </c:pt>
                <c:pt idx="2">
                  <c:v>8.3332999999999995</c:v>
                </c:pt>
                <c:pt idx="3">
                  <c:v>12.5</c:v>
                </c:pt>
                <c:pt idx="4">
                  <c:v>16.667000000000002</c:v>
                </c:pt>
                <c:pt idx="5">
                  <c:v>20.832999999999998</c:v>
                </c:pt>
                <c:pt idx="6">
                  <c:v>25</c:v>
                </c:pt>
                <c:pt idx="7">
                  <c:v>29.167000000000002</c:v>
                </c:pt>
                <c:pt idx="8">
                  <c:v>33.332999999999998</c:v>
                </c:pt>
                <c:pt idx="9">
                  <c:v>37.5</c:v>
                </c:pt>
                <c:pt idx="10">
                  <c:v>41.667000000000002</c:v>
                </c:pt>
                <c:pt idx="11">
                  <c:v>45.832999999999998</c:v>
                </c:pt>
                <c:pt idx="12">
                  <c:v>50</c:v>
                </c:pt>
                <c:pt idx="13">
                  <c:v>54.167000000000002</c:v>
                </c:pt>
                <c:pt idx="14">
                  <c:v>58.332999999999998</c:v>
                </c:pt>
                <c:pt idx="15">
                  <c:v>62.5</c:v>
                </c:pt>
                <c:pt idx="16">
                  <c:v>66.667000000000002</c:v>
                </c:pt>
                <c:pt idx="17">
                  <c:v>70.832999999999998</c:v>
                </c:pt>
                <c:pt idx="18">
                  <c:v>75</c:v>
                </c:pt>
                <c:pt idx="19">
                  <c:v>79.167000000000002</c:v>
                </c:pt>
                <c:pt idx="20">
                  <c:v>83.332999999999998</c:v>
                </c:pt>
                <c:pt idx="21">
                  <c:v>87.5</c:v>
                </c:pt>
                <c:pt idx="22">
                  <c:v>91.667000000000002</c:v>
                </c:pt>
                <c:pt idx="23">
                  <c:v>95.832999999999998</c:v>
                </c:pt>
                <c:pt idx="24">
                  <c:v>100</c:v>
                </c:pt>
                <c:pt idx="25">
                  <c:v>104.17</c:v>
                </c:pt>
                <c:pt idx="26">
                  <c:v>108.33</c:v>
                </c:pt>
                <c:pt idx="27">
                  <c:v>112.5</c:v>
                </c:pt>
                <c:pt idx="28">
                  <c:v>116.67</c:v>
                </c:pt>
                <c:pt idx="29">
                  <c:v>120.83</c:v>
                </c:pt>
                <c:pt idx="30">
                  <c:v>125</c:v>
                </c:pt>
                <c:pt idx="31">
                  <c:v>129.16999999999999</c:v>
                </c:pt>
                <c:pt idx="32">
                  <c:v>133.33000000000001</c:v>
                </c:pt>
                <c:pt idx="33">
                  <c:v>137.5</c:v>
                </c:pt>
                <c:pt idx="34">
                  <c:v>141.66999999999999</c:v>
                </c:pt>
                <c:pt idx="35">
                  <c:v>145.83000000000001</c:v>
                </c:pt>
                <c:pt idx="36">
                  <c:v>150</c:v>
                </c:pt>
                <c:pt idx="37">
                  <c:v>154.16999999999999</c:v>
                </c:pt>
                <c:pt idx="38">
                  <c:v>158.33000000000001</c:v>
                </c:pt>
                <c:pt idx="39">
                  <c:v>162.5</c:v>
                </c:pt>
                <c:pt idx="40">
                  <c:v>166.67</c:v>
                </c:pt>
                <c:pt idx="41">
                  <c:v>170.83</c:v>
                </c:pt>
                <c:pt idx="42">
                  <c:v>175</c:v>
                </c:pt>
                <c:pt idx="43">
                  <c:v>179.17</c:v>
                </c:pt>
                <c:pt idx="44">
                  <c:v>183.33</c:v>
                </c:pt>
                <c:pt idx="45">
                  <c:v>187.5</c:v>
                </c:pt>
                <c:pt idx="46">
                  <c:v>191.67</c:v>
                </c:pt>
                <c:pt idx="47">
                  <c:v>195.83</c:v>
                </c:pt>
                <c:pt idx="48">
                  <c:v>200</c:v>
                </c:pt>
              </c:numCache>
            </c:numRef>
          </c:xVal>
          <c:yVal>
            <c:numRef>
              <c:f>Sheet1!$D$2:$D$50</c:f>
              <c:numCache>
                <c:formatCode>General</c:formatCode>
                <c:ptCount val="49"/>
                <c:pt idx="0" formatCode="0.00E+00">
                  <c:v>-8.2299999999999998E-2</c:v>
                </c:pt>
                <c:pt idx="1">
                  <c:v>-0.65727999999999998</c:v>
                </c:pt>
                <c:pt idx="2">
                  <c:v>-1.2087000000000001</c:v>
                </c:pt>
                <c:pt idx="3">
                  <c:v>-1.7673000000000001</c:v>
                </c:pt>
                <c:pt idx="4">
                  <c:v>-2.2988</c:v>
                </c:pt>
                <c:pt idx="5">
                  <c:v>-2.8058999999999998</c:v>
                </c:pt>
                <c:pt idx="6">
                  <c:v>-3.2871000000000001</c:v>
                </c:pt>
                <c:pt idx="7">
                  <c:v>-3.7465999999999999</c:v>
                </c:pt>
                <c:pt idx="8">
                  <c:v>-4.1688999999999998</c:v>
                </c:pt>
                <c:pt idx="9">
                  <c:v>-4.5776000000000003</c:v>
                </c:pt>
                <c:pt idx="10">
                  <c:v>-4.9565000000000001</c:v>
                </c:pt>
                <c:pt idx="11">
                  <c:v>-5.3108000000000004</c:v>
                </c:pt>
                <c:pt idx="12">
                  <c:v>-5.6326000000000001</c:v>
                </c:pt>
                <c:pt idx="13">
                  <c:v>-5.9290000000000003</c:v>
                </c:pt>
                <c:pt idx="14">
                  <c:v>-6.2039</c:v>
                </c:pt>
                <c:pt idx="15">
                  <c:v>-6.4500999999999999</c:v>
                </c:pt>
                <c:pt idx="16">
                  <c:v>-6.6729000000000003</c:v>
                </c:pt>
                <c:pt idx="17">
                  <c:v>-6.8705999999999996</c:v>
                </c:pt>
                <c:pt idx="18">
                  <c:v>-7.0377000000000001</c:v>
                </c:pt>
                <c:pt idx="19">
                  <c:v>-7.1828000000000003</c:v>
                </c:pt>
                <c:pt idx="20">
                  <c:v>-7.2976999999999999</c:v>
                </c:pt>
                <c:pt idx="21">
                  <c:v>-7.3910999999999998</c:v>
                </c:pt>
                <c:pt idx="22">
                  <c:v>-7.4565000000000001</c:v>
                </c:pt>
                <c:pt idx="23">
                  <c:v>-7.4941000000000004</c:v>
                </c:pt>
                <c:pt idx="24">
                  <c:v>-7.5080999999999998</c:v>
                </c:pt>
                <c:pt idx="25">
                  <c:v>-7.4950000000000001</c:v>
                </c:pt>
                <c:pt idx="26">
                  <c:v>-7.4561999999999999</c:v>
                </c:pt>
                <c:pt idx="27">
                  <c:v>-7.3893000000000004</c:v>
                </c:pt>
                <c:pt idx="28">
                  <c:v>-7.2991000000000001</c:v>
                </c:pt>
                <c:pt idx="29">
                  <c:v>-7.1829999999999998</c:v>
                </c:pt>
                <c:pt idx="30">
                  <c:v>-7.0396000000000001</c:v>
                </c:pt>
                <c:pt idx="31">
                  <c:v>-6.8678999999999997</c:v>
                </c:pt>
                <c:pt idx="32">
                  <c:v>-6.6741999999999999</c:v>
                </c:pt>
                <c:pt idx="33">
                  <c:v>-6.4538000000000002</c:v>
                </c:pt>
                <c:pt idx="34">
                  <c:v>-6.2038000000000002</c:v>
                </c:pt>
                <c:pt idx="35">
                  <c:v>-5.9322999999999997</c:v>
                </c:pt>
                <c:pt idx="36">
                  <c:v>-5.6325000000000003</c:v>
                </c:pt>
                <c:pt idx="37">
                  <c:v>-5.3034999999999997</c:v>
                </c:pt>
                <c:pt idx="38">
                  <c:v>-4.9554</c:v>
                </c:pt>
                <c:pt idx="39">
                  <c:v>-4.5777999999999999</c:v>
                </c:pt>
                <c:pt idx="40">
                  <c:v>-4.1707999999999998</c:v>
                </c:pt>
                <c:pt idx="41">
                  <c:v>-3.7456999999999998</c:v>
                </c:pt>
                <c:pt idx="42">
                  <c:v>-3.2875999999999999</c:v>
                </c:pt>
                <c:pt idx="43">
                  <c:v>-2.8018000000000001</c:v>
                </c:pt>
                <c:pt idx="44">
                  <c:v>-2.3025000000000002</c:v>
                </c:pt>
                <c:pt idx="45">
                  <c:v>-1.7674000000000001</c:v>
                </c:pt>
                <c:pt idx="46">
                  <c:v>-1.2129000000000001</c:v>
                </c:pt>
                <c:pt idx="47">
                  <c:v>-0.65600999999999998</c:v>
                </c:pt>
                <c:pt idx="48" formatCode="0.00E+00">
                  <c:v>-7.8E-2</c:v>
                </c:pt>
              </c:numCache>
            </c:numRef>
          </c:yVal>
          <c:smooth val="0"/>
          <c:extLst>
            <c:ext xmlns:c16="http://schemas.microsoft.com/office/drawing/2014/chart" uri="{C3380CC4-5D6E-409C-BE32-E72D297353CC}">
              <c16:uniqueId val="{00000001-3471-489F-AC1C-4D9F46156FD3}"/>
            </c:ext>
          </c:extLst>
        </c:ser>
        <c:dLbls>
          <c:showLegendKey val="0"/>
          <c:showVal val="0"/>
          <c:showCatName val="0"/>
          <c:showSerName val="0"/>
          <c:showPercent val="0"/>
          <c:showBubbleSize val="0"/>
        </c:dLbls>
        <c:axId val="1855969455"/>
        <c:axId val="834944239"/>
      </c:scatterChart>
      <c:valAx>
        <c:axId val="1855969455"/>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座標</a:t>
                </a:r>
                <a:r>
                  <a:rPr lang="en-US" altLang="ja-JP"/>
                  <a:t>X</a:t>
                </a:r>
                <a:r>
                  <a:rPr lang="ja-JP" altLang="en-US"/>
                  <a:t>　</a:t>
                </a:r>
                <a:r>
                  <a:rPr lang="en-US" altLang="ja-JP"/>
                  <a:t>[mm]</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4944239"/>
        <c:crosses val="autoZero"/>
        <c:crossBetween val="midCat"/>
      </c:valAx>
      <c:valAx>
        <c:axId val="834944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曲げ応力</a:t>
                </a:r>
                <a:r>
                  <a:rPr lang="en-US" altLang="ja-JP"/>
                  <a:t>[MPa]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5969455"/>
        <c:crosses val="autoZero"/>
        <c:crossBetween val="midCat"/>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相当応力[MPa]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0</c:v>
                </c:pt>
                <c:pt idx="1">
                  <c:v>0.2</c:v>
                </c:pt>
                <c:pt idx="2">
                  <c:v>0.3</c:v>
                </c:pt>
                <c:pt idx="3">
                  <c:v>0.5</c:v>
                </c:pt>
                <c:pt idx="4">
                  <c:v>1</c:v>
                </c:pt>
                <c:pt idx="5">
                  <c:v>2</c:v>
                </c:pt>
                <c:pt idx="6">
                  <c:v>4</c:v>
                </c:pt>
                <c:pt idx="7">
                  <c:v>6</c:v>
                </c:pt>
                <c:pt idx="8">
                  <c:v>8</c:v>
                </c:pt>
              </c:numCache>
            </c:numRef>
          </c:xVal>
          <c:yVal>
            <c:numRef>
              <c:f>Sheet1!$B$2:$B$10</c:f>
              <c:numCache>
                <c:formatCode>General</c:formatCode>
                <c:ptCount val="9"/>
                <c:pt idx="0">
                  <c:v>58.707999999999998</c:v>
                </c:pt>
                <c:pt idx="1">
                  <c:v>86.465999999999994</c:v>
                </c:pt>
                <c:pt idx="2">
                  <c:v>102.05</c:v>
                </c:pt>
                <c:pt idx="3">
                  <c:v>87.373000000000005</c:v>
                </c:pt>
                <c:pt idx="4">
                  <c:v>67.396299999999997</c:v>
                </c:pt>
                <c:pt idx="5">
                  <c:v>52.462000000000003</c:v>
                </c:pt>
                <c:pt idx="6">
                  <c:v>41.863999999999997</c:v>
                </c:pt>
                <c:pt idx="7">
                  <c:v>36.601999999999997</c:v>
                </c:pt>
                <c:pt idx="8">
                  <c:v>33.076999999999998</c:v>
                </c:pt>
              </c:numCache>
            </c:numRef>
          </c:yVal>
          <c:smooth val="1"/>
          <c:extLst>
            <c:ext xmlns:c16="http://schemas.microsoft.com/office/drawing/2014/chart" uri="{C3380CC4-5D6E-409C-BE32-E72D297353CC}">
              <c16:uniqueId val="{00000000-8ED9-4F2D-93FB-1D2CFD37FB7F}"/>
            </c:ext>
          </c:extLst>
        </c:ser>
        <c:dLbls>
          <c:showLegendKey val="0"/>
          <c:showVal val="0"/>
          <c:showCatName val="0"/>
          <c:showSerName val="0"/>
          <c:showPercent val="0"/>
          <c:showBubbleSize val="0"/>
        </c:dLbls>
        <c:axId val="1775299919"/>
        <c:axId val="1743455071"/>
      </c:scatterChart>
      <c:valAx>
        <c:axId val="1775299919"/>
        <c:scaling>
          <c:orientation val="minMax"/>
          <c:max val="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フィレット半径</a:t>
                </a:r>
                <a:r>
                  <a:rPr lang="en-US" altLang="ja-JP"/>
                  <a:t>[m]</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455071"/>
        <c:crosses val="autoZero"/>
        <c:crossBetween val="midCat"/>
      </c:valAx>
      <c:valAx>
        <c:axId val="1743455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相当応力の最大値</a:t>
                </a:r>
                <a:r>
                  <a:rPr lang="en-US" altLang="ja-JP"/>
                  <a:t>[MPa]</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52999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D61322912E90E244A398B97EC3C98329" ma:contentTypeVersion="15" ma:contentTypeDescription="新しいドキュメントを作成します。" ma:contentTypeScope="" ma:versionID="7fd4ebb975bfd1394d02aebe953fcce1">
  <xsd:schema xmlns:xsd="http://www.w3.org/2001/XMLSchema" xmlns:xs="http://www.w3.org/2001/XMLSchema" xmlns:p="http://schemas.microsoft.com/office/2006/metadata/properties" xmlns:ns3="1c33c382-2b98-4943-be72-0784028c5a27" xmlns:ns4="4fa31dff-3f0a-4585-9e24-802893b0a3ae" targetNamespace="http://schemas.microsoft.com/office/2006/metadata/properties" ma:root="true" ma:fieldsID="6665d33e043f1d8ec3acabe729e8c966" ns3:_="" ns4:_="">
    <xsd:import namespace="1c33c382-2b98-4943-be72-0784028c5a27"/>
    <xsd:import namespace="4fa31dff-3f0a-4585-9e24-802893b0a3a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33c382-2b98-4943-be72-0784028c5a2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a31dff-3f0a-4585-9e24-802893b0a3ae" elementFormDefault="qualified">
    <xsd:import namespace="http://schemas.microsoft.com/office/2006/documentManagement/types"/>
    <xsd:import namespace="http://schemas.microsoft.com/office/infopath/2007/PartnerControls"/>
    <xsd:element name="SharedWithUsers" ma:index="9"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共有相手の詳細情報" ma:internalName="SharedWithDetails" ma:readOnly="true">
      <xsd:simpleType>
        <xsd:restriction base="dms:Note">
          <xsd:maxLength value="255"/>
        </xsd:restriction>
      </xsd:simpleType>
    </xsd:element>
    <xsd:element name="SharingHintHash" ma:index="11" nillable="true" ma:displayName="共有のヒントのハッシュ"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1c33c382-2b98-4943-be72-0784028c5a2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6172B2-26CE-4BBD-9468-2001D37C30A9}">
  <ds:schemaRefs>
    <ds:schemaRef ds:uri="http://schemas.openxmlformats.org/officeDocument/2006/bibliography"/>
  </ds:schemaRefs>
</ds:datastoreItem>
</file>

<file path=customXml/itemProps2.xml><?xml version="1.0" encoding="utf-8"?>
<ds:datastoreItem xmlns:ds="http://schemas.openxmlformats.org/officeDocument/2006/customXml" ds:itemID="{569FF6C1-8BE7-480A-8FE4-E79347981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33c382-2b98-4943-be72-0784028c5a27"/>
    <ds:schemaRef ds:uri="4fa31dff-3f0a-4585-9e24-802893b0a3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7D8BCD-3066-45CF-A369-9C61DEA9028F}">
  <ds:schemaRefs>
    <ds:schemaRef ds:uri="http://schemas.microsoft.com/office/2006/documentManagement/types"/>
    <ds:schemaRef ds:uri="http://purl.org/dc/elements/1.1/"/>
    <ds:schemaRef ds:uri="http://purl.org/dc/dcmitype/"/>
    <ds:schemaRef ds:uri="http://purl.org/dc/terms/"/>
    <ds:schemaRef ds:uri="1c33c382-2b98-4943-be72-0784028c5a27"/>
    <ds:schemaRef ds:uri="http://www.w3.org/XML/1998/namespace"/>
    <ds:schemaRef ds:uri="http://schemas.microsoft.com/office/2006/metadata/properties"/>
    <ds:schemaRef ds:uri="http://schemas.microsoft.com/office/infopath/2007/PartnerControls"/>
    <ds:schemaRef ds:uri="http://schemas.openxmlformats.org/package/2006/metadata/core-properties"/>
    <ds:schemaRef ds:uri="4fa31dff-3f0a-4585-9e24-802893b0a3ae"/>
  </ds:schemaRefs>
</ds:datastoreItem>
</file>

<file path=customXml/itemProps4.xml><?xml version="1.0" encoding="utf-8"?>
<ds:datastoreItem xmlns:ds="http://schemas.openxmlformats.org/officeDocument/2006/customXml" ds:itemID="{E6B00FD0-6ACC-4E78-BB17-CA9BF049A4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691</Words>
  <Characters>3944</Characters>
  <Application>Microsoft Office Word</Application>
  <DocSecurity>0</DocSecurity>
  <Lines>32</Lines>
  <Paragraphs>9</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Profileuser</dc:creator>
  <cp:keywords/>
  <cp:lastModifiedBy>彗智 田村</cp:lastModifiedBy>
  <cp:revision>2</cp:revision>
  <dcterms:created xsi:type="dcterms:W3CDTF">2024-06-16T20:08:00Z</dcterms:created>
  <dcterms:modified xsi:type="dcterms:W3CDTF">2024-06-16T20:08:00Z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0x010100D61322912E90E244A398B97EC3C98329</vt:lpwstr>
  </property>
</Properties>
</file>